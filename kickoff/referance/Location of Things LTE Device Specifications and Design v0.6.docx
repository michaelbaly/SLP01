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00" w:type="dxa"/>
        <w:tblInd w:w="14" w:type="dxa"/>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2968"/>
        <w:gridCol w:w="3233"/>
        <w:gridCol w:w="2999"/>
      </w:tblGrid>
      <w:tr w:rsidR="00CC443D" w:rsidRPr="006F6281" w14:paraId="10B69D49" w14:textId="77777777" w:rsidTr="1E7DBB6B">
        <w:trPr>
          <w:trHeight w:val="770"/>
        </w:trPr>
        <w:tc>
          <w:tcPr>
            <w:tcW w:w="2968" w:type="dxa"/>
            <w:tcMar>
              <w:top w:w="0" w:type="dxa"/>
              <w:right w:w="0" w:type="dxa"/>
            </w:tcMar>
          </w:tcPr>
          <w:p w14:paraId="099B4337"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Author’s name</w:t>
            </w:r>
          </w:p>
          <w:sdt>
            <w:sdtPr>
              <w:rPr>
                <w:rFonts w:ascii="Calibri" w:hAnsi="Calibri"/>
                <w:spacing w:val="0"/>
              </w:rPr>
              <w:alias w:val="Author"/>
              <w:tag w:val="Author"/>
              <w:id w:val="2036484"/>
              <w:placeholder>
                <w:docPart w:val="08687E16746241ABA07F071FA4216E4D"/>
              </w:placeholder>
            </w:sdtPr>
            <w:sdtContent>
              <w:p w14:paraId="47CEB1A2" w14:textId="149245AE" w:rsidR="004820E7" w:rsidRPr="006F6281" w:rsidRDefault="004820E7" w:rsidP="00B87879">
                <w:pPr>
                  <w:pStyle w:val="TableText"/>
                  <w:spacing w:line="240" w:lineRule="auto"/>
                  <w:jc w:val="both"/>
                  <w:rPr>
                    <w:rFonts w:ascii="Calibri" w:hAnsi="Calibri"/>
                    <w:spacing w:val="0"/>
                  </w:rPr>
                </w:pPr>
                <w:r w:rsidRPr="006F6281">
                  <w:rPr>
                    <w:rFonts w:ascii="Calibri" w:hAnsi="Calibri"/>
                    <w:spacing w:val="0"/>
                  </w:rPr>
                  <w:t>Ali Sadreddini</w:t>
                </w:r>
              </w:p>
              <w:p w14:paraId="0C5AD0DA" w14:textId="77777777" w:rsidR="004820E7" w:rsidRPr="006F6281" w:rsidRDefault="004820E7" w:rsidP="00B87879">
                <w:pPr>
                  <w:pStyle w:val="TableText"/>
                  <w:spacing w:line="240" w:lineRule="auto"/>
                  <w:jc w:val="both"/>
                  <w:rPr>
                    <w:rFonts w:ascii="Calibri" w:hAnsi="Calibri"/>
                    <w:spacing w:val="0"/>
                  </w:rPr>
                </w:pPr>
                <w:r w:rsidRPr="006F6281">
                  <w:rPr>
                    <w:rFonts w:ascii="Calibri" w:hAnsi="Calibri"/>
                    <w:spacing w:val="0"/>
                  </w:rPr>
                  <w:t>Raja Ravi</w:t>
                </w:r>
              </w:p>
              <w:p w14:paraId="384B9666" w14:textId="77777777" w:rsidR="00970974" w:rsidRDefault="00E579E2" w:rsidP="00B87879">
                <w:pPr>
                  <w:pStyle w:val="TableText"/>
                  <w:spacing w:line="240" w:lineRule="auto"/>
                  <w:jc w:val="both"/>
                  <w:rPr>
                    <w:rFonts w:ascii="Calibri" w:hAnsi="Calibri"/>
                    <w:spacing w:val="0"/>
                  </w:rPr>
                </w:pPr>
                <w:r>
                  <w:rPr>
                    <w:rFonts w:ascii="Calibri" w:hAnsi="Calibri"/>
                    <w:spacing w:val="0"/>
                  </w:rPr>
                  <w:t>Scott Howell</w:t>
                </w:r>
              </w:p>
              <w:p w14:paraId="246E4097" w14:textId="6C2A6608" w:rsidR="00CC443D" w:rsidRPr="006F6281" w:rsidRDefault="00970974" w:rsidP="00B87879">
                <w:pPr>
                  <w:pStyle w:val="TableText"/>
                  <w:spacing w:line="240" w:lineRule="auto"/>
                  <w:jc w:val="both"/>
                  <w:rPr>
                    <w:rFonts w:ascii="Calibri" w:hAnsi="Calibri"/>
                    <w:spacing w:val="0"/>
                  </w:rPr>
                </w:pPr>
                <w:r w:rsidRPr="006F6281">
                  <w:rPr>
                    <w:rFonts w:ascii="Calibri" w:hAnsi="Calibri"/>
                    <w:spacing w:val="0"/>
                  </w:rPr>
                  <w:t>Tammy Chan</w:t>
                </w:r>
              </w:p>
            </w:sdtContent>
          </w:sdt>
        </w:tc>
        <w:tc>
          <w:tcPr>
            <w:tcW w:w="3233" w:type="dxa"/>
            <w:tcMar>
              <w:top w:w="227" w:type="dxa"/>
            </w:tcMar>
          </w:tcPr>
          <w:p w14:paraId="34B0AFC2"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Sub-business unit</w:t>
            </w:r>
          </w:p>
          <w:sdt>
            <w:sdtPr>
              <w:rPr>
                <w:rFonts w:ascii="Calibri" w:hAnsi="Calibri"/>
                <w:spacing w:val="0"/>
              </w:rPr>
              <w:alias w:val="Sub business unit"/>
              <w:tag w:val="Sub business unit"/>
              <w:id w:val="2036491"/>
              <w:placeholder>
                <w:docPart w:val="08687E16746241ABA07F071FA4216E4D"/>
              </w:placeholder>
            </w:sdtPr>
            <w:sdtContent>
              <w:p w14:paraId="79536337" w14:textId="23C3DED0" w:rsidR="00CC443D" w:rsidRPr="006F6281" w:rsidRDefault="004820E7" w:rsidP="00B87879">
                <w:pPr>
                  <w:pStyle w:val="TableText"/>
                  <w:spacing w:line="240" w:lineRule="auto"/>
                  <w:jc w:val="both"/>
                  <w:rPr>
                    <w:rFonts w:ascii="Calibri" w:hAnsi="Calibri"/>
                    <w:spacing w:val="0"/>
                  </w:rPr>
                </w:pPr>
                <w:r w:rsidRPr="006F6281">
                  <w:rPr>
                    <w:rFonts w:ascii="Calibri" w:hAnsi="Calibri"/>
                    <w:spacing w:val="0"/>
                  </w:rPr>
                  <w:t>LoT DevOps</w:t>
                </w:r>
              </w:p>
            </w:sdtContent>
          </w:sdt>
          <w:p w14:paraId="0F122899" w14:textId="77777777" w:rsidR="00CC443D" w:rsidRPr="006F6281" w:rsidRDefault="00CC443D" w:rsidP="00B87879">
            <w:pPr>
              <w:pStyle w:val="TableText"/>
              <w:spacing w:line="240" w:lineRule="auto"/>
              <w:jc w:val="both"/>
              <w:rPr>
                <w:rFonts w:ascii="Calibri" w:hAnsi="Calibri"/>
                <w:spacing w:val="0"/>
              </w:rPr>
            </w:pPr>
          </w:p>
        </w:tc>
        <w:tc>
          <w:tcPr>
            <w:tcW w:w="2999" w:type="dxa"/>
            <w:tcMar>
              <w:right w:w="340" w:type="dxa"/>
            </w:tcMar>
          </w:tcPr>
          <w:p w14:paraId="46AC338C"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Issue number</w:t>
            </w:r>
          </w:p>
          <w:sdt>
            <w:sdtPr>
              <w:rPr>
                <w:rFonts w:ascii="Calibri" w:hAnsi="Calibri"/>
                <w:spacing w:val="0"/>
              </w:rPr>
              <w:alias w:val="Issue number"/>
              <w:tag w:val="Issue number"/>
              <w:id w:val="2036505"/>
              <w:placeholder>
                <w:docPart w:val="08687E16746241ABA07F071FA4216E4D"/>
              </w:placeholder>
            </w:sdtPr>
            <w:sdtContent>
              <w:p w14:paraId="57426404" w14:textId="44A8ADD2" w:rsidR="00CC443D" w:rsidRPr="006F6281" w:rsidRDefault="00001A36" w:rsidP="00B87879">
                <w:pPr>
                  <w:pStyle w:val="TableText"/>
                  <w:spacing w:line="240" w:lineRule="auto"/>
                  <w:jc w:val="both"/>
                  <w:rPr>
                    <w:rFonts w:ascii="Calibri" w:hAnsi="Calibri"/>
                    <w:spacing w:val="0"/>
                  </w:rPr>
                </w:pPr>
                <w:r>
                  <w:rPr>
                    <w:rFonts w:ascii="Calibri" w:hAnsi="Calibri"/>
                    <w:spacing w:val="0"/>
                  </w:rPr>
                  <w:t>0.</w:t>
                </w:r>
                <w:r w:rsidR="001551DE">
                  <w:rPr>
                    <w:rFonts w:ascii="Calibri" w:hAnsi="Calibri"/>
                    <w:spacing w:val="0"/>
                  </w:rPr>
                  <w:t>60</w:t>
                </w:r>
              </w:p>
            </w:sdtContent>
          </w:sdt>
          <w:p w14:paraId="2903C559" w14:textId="77777777" w:rsidR="00CC443D" w:rsidRPr="006F6281" w:rsidRDefault="00CC443D" w:rsidP="00B87879">
            <w:pPr>
              <w:pStyle w:val="TableText"/>
              <w:spacing w:line="240" w:lineRule="auto"/>
              <w:jc w:val="both"/>
              <w:rPr>
                <w:rFonts w:ascii="Calibri" w:hAnsi="Calibri"/>
                <w:spacing w:val="0"/>
              </w:rPr>
            </w:pPr>
          </w:p>
        </w:tc>
      </w:tr>
      <w:tr w:rsidR="00CC443D" w:rsidRPr="006F6281" w14:paraId="0A7167F1" w14:textId="77777777" w:rsidTr="1E7DBB6B">
        <w:trPr>
          <w:trHeight w:val="767"/>
        </w:trPr>
        <w:tc>
          <w:tcPr>
            <w:tcW w:w="2968" w:type="dxa"/>
            <w:tcBorders>
              <w:bottom w:val="single" w:sz="4" w:space="0" w:color="auto"/>
            </w:tcBorders>
            <w:tcMar>
              <w:top w:w="0" w:type="dxa"/>
              <w:right w:w="0" w:type="dxa"/>
            </w:tcMar>
          </w:tcPr>
          <w:p w14:paraId="48BCA49A"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Business unit</w:t>
            </w:r>
          </w:p>
          <w:sdt>
            <w:sdtPr>
              <w:rPr>
                <w:rFonts w:ascii="Calibri" w:hAnsi="Calibri"/>
                <w:spacing w:val="0"/>
              </w:rPr>
              <w:alias w:val="Business unit"/>
              <w:tag w:val="Business unit"/>
              <w:id w:val="2036488"/>
              <w:placeholder>
                <w:docPart w:val="FC4F1471FCD5469DA765CEDBA101F1E5"/>
              </w:placeholder>
            </w:sdtPr>
            <w:sdtContent>
              <w:p w14:paraId="080392CC" w14:textId="7A9EE30E" w:rsidR="00CC443D" w:rsidRPr="006F6281" w:rsidRDefault="004820E7" w:rsidP="00B87879">
                <w:pPr>
                  <w:pStyle w:val="TableText"/>
                  <w:spacing w:line="240" w:lineRule="auto"/>
                  <w:jc w:val="both"/>
                  <w:rPr>
                    <w:rFonts w:ascii="Calibri" w:hAnsi="Calibri"/>
                    <w:spacing w:val="0"/>
                  </w:rPr>
                </w:pPr>
                <w:r w:rsidRPr="006F6281">
                  <w:rPr>
                    <w:rFonts w:ascii="Calibri" w:hAnsi="Calibri"/>
                    <w:spacing w:val="0"/>
                  </w:rPr>
                  <w:t>IoT</w:t>
                </w:r>
              </w:p>
            </w:sdtContent>
          </w:sdt>
        </w:tc>
        <w:tc>
          <w:tcPr>
            <w:tcW w:w="3233" w:type="dxa"/>
            <w:tcBorders>
              <w:bottom w:val="single" w:sz="4" w:space="0" w:color="auto"/>
            </w:tcBorders>
            <w:tcMar>
              <w:top w:w="227" w:type="dxa"/>
            </w:tcMar>
          </w:tcPr>
          <w:p w14:paraId="0C235056"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Issue date</w:t>
            </w:r>
          </w:p>
          <w:sdt>
            <w:sdtPr>
              <w:rPr>
                <w:rFonts w:ascii="Calibri" w:hAnsi="Calibri"/>
                <w:color w:val="auto"/>
                <w:spacing w:val="0"/>
              </w:rPr>
              <w:alias w:val="Issue date"/>
              <w:tag w:val="Issue date"/>
              <w:id w:val="3484012"/>
              <w:placeholder>
                <w:docPart w:val="DCEF2CA73264C54783E6CEF3E25EC0E3"/>
              </w:placeholder>
              <w:date w:fullDate="2019-04-04T00:00:00Z">
                <w:dateFormat w:val="d MMMM yyyy"/>
                <w:lid w:val="en-AU"/>
                <w:storeMappedDataAs w:val="dateTime"/>
                <w:calendar w:val="gregorian"/>
              </w:date>
            </w:sdtPr>
            <w:sdtContent>
              <w:p w14:paraId="41CDBDDF" w14:textId="3B539E1A" w:rsidR="00CC443D" w:rsidRPr="006F6281" w:rsidRDefault="000A6E59" w:rsidP="00B87879">
                <w:pPr>
                  <w:pStyle w:val="TableHeading"/>
                  <w:spacing w:after="0" w:line="240" w:lineRule="auto"/>
                  <w:jc w:val="both"/>
                  <w:rPr>
                    <w:rFonts w:ascii="Calibri" w:hAnsi="Calibri"/>
                    <w:spacing w:val="0"/>
                  </w:rPr>
                </w:pPr>
                <w:del w:id="0" w:author="Howell, Scott" w:date="2019-04-04T13:10:00Z">
                  <w:r w:rsidDel="000A6E59">
                    <w:rPr>
                      <w:rFonts w:ascii="Calibri" w:hAnsi="Calibri"/>
                      <w:color w:val="auto"/>
                      <w:spacing w:val="0"/>
                    </w:rPr>
                    <w:delText>4 April 2019</w:delText>
                  </w:r>
                </w:del>
                <w:ins w:id="1" w:author="Howell, Scott" w:date="2019-04-04T13:10:00Z">
                  <w:r>
                    <w:rPr>
                      <w:rFonts w:ascii="Calibri" w:hAnsi="Calibri"/>
                      <w:color w:val="auto"/>
                      <w:spacing w:val="0"/>
                    </w:rPr>
                    <w:t>4 April 2019</w:t>
                  </w:r>
                </w:ins>
              </w:p>
            </w:sdtContent>
          </w:sdt>
        </w:tc>
        <w:tc>
          <w:tcPr>
            <w:tcW w:w="2999" w:type="dxa"/>
            <w:tcBorders>
              <w:bottom w:val="single" w:sz="4" w:space="0" w:color="auto"/>
            </w:tcBorders>
            <w:tcMar>
              <w:right w:w="340" w:type="dxa"/>
            </w:tcMar>
          </w:tcPr>
          <w:p w14:paraId="0CF9EA8F" w14:textId="77777777" w:rsidR="00CC443D" w:rsidRPr="006F6281" w:rsidRDefault="00CC443D" w:rsidP="00B87879">
            <w:pPr>
              <w:pStyle w:val="TableHeading"/>
              <w:spacing w:after="0" w:line="240" w:lineRule="auto"/>
              <w:jc w:val="both"/>
              <w:rPr>
                <w:rFonts w:ascii="Calibri" w:hAnsi="Calibri"/>
                <w:spacing w:val="0"/>
              </w:rPr>
            </w:pPr>
            <w:r w:rsidRPr="006F6281">
              <w:rPr>
                <w:rFonts w:ascii="Calibri" w:hAnsi="Calibri"/>
                <w:spacing w:val="0"/>
              </w:rPr>
              <w:t>Telstra ID</w:t>
            </w:r>
          </w:p>
          <w:sdt>
            <w:sdtPr>
              <w:rPr>
                <w:rFonts w:ascii="Calibri" w:eastAsiaTheme="minorHAnsi" w:hAnsi="Calibri"/>
                <w:color w:val="1F497D"/>
                <w:spacing w:val="0"/>
                <w:sz w:val="22"/>
                <w:szCs w:val="22"/>
              </w:rPr>
              <w:alias w:val="Telstra ID"/>
              <w:id w:val="24071719"/>
              <w:placeholder>
                <w:docPart w:val="BDA97A20FE5F4F38A5EDDB027C22D8BD"/>
              </w:placeholder>
              <w:dataBinding w:prefixMappings="xmlns:ns0='http://schemas.microsoft.com/office/2006/metadata/properties' xmlns:ns1='http://www.w3.org/2001/XMLSchema-instance' xmlns:ns2='http://schemas.microsoft.com/sharepoint/v3' " w:xpath="/ns0:properties[1]/documentManagement[1]/ns2:TelstraID[1]" w:storeItemID="{00000000-0000-0000-0000-000000000000}"/>
              <w:text/>
            </w:sdtPr>
            <w:sdtContent>
              <w:p w14:paraId="6AA81B8E" w14:textId="20944F97" w:rsidR="00CC443D" w:rsidRPr="006F6281" w:rsidRDefault="007C515C" w:rsidP="00B87879">
                <w:pPr>
                  <w:pStyle w:val="TableText"/>
                  <w:spacing w:line="240" w:lineRule="auto"/>
                  <w:jc w:val="both"/>
                  <w:rPr>
                    <w:rFonts w:ascii="Calibri" w:hAnsi="Calibri"/>
                    <w:spacing w:val="0"/>
                  </w:rPr>
                </w:pPr>
                <w:r>
                  <w:rPr>
                    <w:rFonts w:ascii="Calibri" w:eastAsiaTheme="minorHAnsi" w:hAnsi="Calibri"/>
                    <w:color w:val="1F497D"/>
                    <w:spacing w:val="0"/>
                    <w:sz w:val="22"/>
                    <w:szCs w:val="22"/>
                  </w:rPr>
                  <w:t>AAAIU-2035432041-1566</w:t>
                </w:r>
              </w:p>
            </w:sdtContent>
          </w:sdt>
          <w:p w14:paraId="4E360BD9" w14:textId="77777777" w:rsidR="00CC443D" w:rsidRPr="006F6281" w:rsidRDefault="00CC443D" w:rsidP="00B87879">
            <w:pPr>
              <w:pStyle w:val="TableHeading"/>
              <w:spacing w:after="0" w:line="240" w:lineRule="auto"/>
              <w:jc w:val="both"/>
              <w:rPr>
                <w:rFonts w:ascii="Calibri" w:hAnsi="Calibri"/>
                <w:spacing w:val="0"/>
              </w:rPr>
            </w:pPr>
          </w:p>
        </w:tc>
      </w:tr>
    </w:tbl>
    <w:p w14:paraId="3BAD2F70" w14:textId="77777777" w:rsidR="006B4644" w:rsidRPr="006F6281" w:rsidRDefault="006B4644" w:rsidP="00B87879">
      <w:pPr>
        <w:jc w:val="both"/>
        <w:rPr>
          <w:rFonts w:ascii="Calibri" w:hAnsi="Calibri" w:cs="Calibri"/>
        </w:rPr>
      </w:pPr>
    </w:p>
    <w:p w14:paraId="4E52C1EF" w14:textId="77777777" w:rsidR="00DC3B62" w:rsidRPr="006F6281" w:rsidRDefault="00DC3B62" w:rsidP="00FC58F7">
      <w:pPr>
        <w:pStyle w:val="ac"/>
        <w:jc w:val="center"/>
        <w:rPr>
          <w:rFonts w:ascii="Calibri" w:hAnsi="Calibri"/>
          <w:sz w:val="52"/>
          <w:szCs w:val="52"/>
        </w:rPr>
      </w:pPr>
    </w:p>
    <w:p w14:paraId="57E6D06E" w14:textId="77777777" w:rsidR="00DC3B62" w:rsidRPr="006F6281" w:rsidRDefault="00DC3B62" w:rsidP="00FC58F7">
      <w:pPr>
        <w:pStyle w:val="ac"/>
        <w:jc w:val="center"/>
        <w:rPr>
          <w:rFonts w:ascii="Calibri" w:hAnsi="Calibri"/>
          <w:sz w:val="52"/>
          <w:szCs w:val="52"/>
        </w:rPr>
      </w:pPr>
    </w:p>
    <w:p w14:paraId="574FF242" w14:textId="77777777" w:rsidR="00FC58F7" w:rsidRPr="006F6281" w:rsidRDefault="004820E7" w:rsidP="00FC58F7">
      <w:pPr>
        <w:pStyle w:val="ac"/>
        <w:jc w:val="center"/>
        <w:rPr>
          <w:rFonts w:ascii="Calibri" w:hAnsi="Calibri"/>
          <w:sz w:val="52"/>
          <w:szCs w:val="52"/>
        </w:rPr>
      </w:pPr>
      <w:r w:rsidRPr="006F6281">
        <w:rPr>
          <w:rFonts w:ascii="Calibri" w:hAnsi="Calibri"/>
          <w:sz w:val="52"/>
          <w:szCs w:val="52"/>
        </w:rPr>
        <w:t xml:space="preserve">Detailed Design </w:t>
      </w:r>
    </w:p>
    <w:p w14:paraId="70133F36" w14:textId="72C0DC0B" w:rsidR="00C86BDD" w:rsidRPr="006F6281" w:rsidRDefault="00C64C7D" w:rsidP="00FC58F7">
      <w:pPr>
        <w:pStyle w:val="ac"/>
        <w:jc w:val="center"/>
        <w:rPr>
          <w:rFonts w:ascii="Calibri" w:hAnsi="Calibri"/>
          <w:sz w:val="52"/>
          <w:szCs w:val="52"/>
        </w:rPr>
      </w:pPr>
      <w:r w:rsidRPr="006F6281">
        <w:rPr>
          <w:rFonts w:ascii="Calibri" w:hAnsi="Calibri"/>
          <w:sz w:val="52"/>
          <w:szCs w:val="52"/>
        </w:rPr>
        <w:t>-</w:t>
      </w:r>
    </w:p>
    <w:p w14:paraId="0C756913" w14:textId="3F6F72F7" w:rsidR="004820E7" w:rsidRPr="006F6281" w:rsidRDefault="00566A09" w:rsidP="00FC58F7">
      <w:pPr>
        <w:pStyle w:val="ac"/>
        <w:jc w:val="center"/>
        <w:rPr>
          <w:rFonts w:ascii="Calibri" w:hAnsi="Calibri" w:cs="Calibri"/>
          <w:color w:val="000000"/>
          <w:sz w:val="52"/>
          <w:szCs w:val="52"/>
        </w:rPr>
      </w:pPr>
      <w:r w:rsidRPr="006F6281">
        <w:rPr>
          <w:rFonts w:ascii="Calibri" w:hAnsi="Calibri"/>
          <w:sz w:val="52"/>
          <w:szCs w:val="52"/>
        </w:rPr>
        <w:t>Location of Things</w:t>
      </w:r>
      <w:r w:rsidR="004820E7" w:rsidRPr="006F6281">
        <w:rPr>
          <w:rFonts w:ascii="Calibri" w:hAnsi="Calibri"/>
          <w:sz w:val="52"/>
          <w:szCs w:val="52"/>
        </w:rPr>
        <w:t xml:space="preserve"> LTE Tag </w:t>
      </w:r>
      <w:r w:rsidR="000E405C" w:rsidRPr="006F6281">
        <w:rPr>
          <w:rFonts w:ascii="Calibri" w:hAnsi="Calibri"/>
          <w:sz w:val="52"/>
          <w:szCs w:val="52"/>
        </w:rPr>
        <w:t>Launch</w:t>
      </w:r>
    </w:p>
    <w:p w14:paraId="53DF99B1" w14:textId="16FC1516" w:rsidR="004820E7" w:rsidRPr="006F6281" w:rsidRDefault="004820E7" w:rsidP="00B87879">
      <w:pPr>
        <w:spacing w:after="0" w:line="240" w:lineRule="auto"/>
        <w:jc w:val="both"/>
        <w:rPr>
          <w:rFonts w:ascii="Calibri" w:hAnsi="Calibri" w:cs="Calibri"/>
          <w:bCs/>
          <w:color w:val="000000"/>
          <w:szCs w:val="19"/>
        </w:rPr>
      </w:pPr>
      <w:r w:rsidRPr="006F6281">
        <w:rPr>
          <w:rFonts w:ascii="Calibri" w:hAnsi="Calibri"/>
          <w:bCs/>
        </w:rPr>
        <w:br w:type="page"/>
      </w:r>
    </w:p>
    <w:bookmarkStart w:id="2" w:name="_Toc5263198" w:displacedByCustomXml="next"/>
    <w:sdt>
      <w:sdtPr>
        <w:rPr>
          <w:rFonts w:ascii="Arial" w:hAnsi="Arial" w:cs="Times New Roman"/>
          <w:b w:val="0"/>
          <w:bCs/>
          <w:color w:val="auto"/>
          <w:sz w:val="20"/>
          <w:szCs w:val="24"/>
        </w:rPr>
        <w:id w:val="1062610682"/>
        <w:docPartObj>
          <w:docPartGallery w:val="Table of Contents"/>
          <w:docPartUnique/>
        </w:docPartObj>
      </w:sdtPr>
      <w:sdtEndPr>
        <w:rPr>
          <w:bCs w:val="0"/>
          <w:noProof/>
        </w:rPr>
      </w:sdtEndPr>
      <w:sdtContent>
        <w:p w14:paraId="0F4CAFBC" w14:textId="77777777" w:rsidR="009D09DA" w:rsidRPr="006F6281" w:rsidRDefault="009D09DA" w:rsidP="00B87879">
          <w:pPr>
            <w:pStyle w:val="2"/>
            <w:numPr>
              <w:ilvl w:val="0"/>
              <w:numId w:val="0"/>
            </w:numPr>
            <w:jc w:val="both"/>
            <w:rPr>
              <w:szCs w:val="20"/>
            </w:rPr>
          </w:pPr>
          <w:r w:rsidRPr="006F6281">
            <w:rPr>
              <w:szCs w:val="20"/>
            </w:rPr>
            <w:t>Table of Contents</w:t>
          </w:r>
          <w:bookmarkEnd w:id="2"/>
        </w:p>
        <w:p w14:paraId="512E5EEE" w14:textId="631370E6" w:rsidR="00CE2064" w:rsidRDefault="00EC1A9E">
          <w:pPr>
            <w:pStyle w:val="20"/>
            <w:tabs>
              <w:tab w:val="right" w:leader="dot" w:pos="9154"/>
            </w:tabs>
            <w:rPr>
              <w:rFonts w:asciiTheme="minorHAnsi" w:hAnsiTheme="minorHAnsi" w:cstheme="minorBidi"/>
              <w:noProof/>
              <w:spacing w:val="0"/>
              <w:sz w:val="22"/>
              <w:szCs w:val="22"/>
              <w:lang w:eastAsia="en-AU"/>
            </w:rPr>
          </w:pPr>
          <w:r w:rsidRPr="006F6281">
            <w:rPr>
              <w:rFonts w:cs="Calibri"/>
              <w:szCs w:val="20"/>
            </w:rPr>
            <w:fldChar w:fldCharType="begin"/>
          </w:r>
          <w:r w:rsidRPr="006F6281">
            <w:rPr>
              <w:rFonts w:cs="Calibri"/>
              <w:szCs w:val="20"/>
            </w:rPr>
            <w:instrText xml:space="preserve"> TOC \o "1-5" \h \z \u </w:instrText>
          </w:r>
          <w:r w:rsidRPr="006F6281">
            <w:rPr>
              <w:rFonts w:cs="Calibri"/>
              <w:szCs w:val="20"/>
            </w:rPr>
            <w:fldChar w:fldCharType="separate"/>
          </w:r>
          <w:hyperlink w:anchor="_Toc5263198" w:history="1">
            <w:r w:rsidR="00CE2064" w:rsidRPr="00682F8A">
              <w:rPr>
                <w:rStyle w:val="ae"/>
                <w:noProof/>
              </w:rPr>
              <w:t>Table of Contents</w:t>
            </w:r>
            <w:r w:rsidR="00CE2064">
              <w:rPr>
                <w:noProof/>
                <w:webHidden/>
              </w:rPr>
              <w:tab/>
            </w:r>
            <w:r w:rsidR="00CE2064">
              <w:rPr>
                <w:noProof/>
                <w:webHidden/>
              </w:rPr>
              <w:fldChar w:fldCharType="begin"/>
            </w:r>
            <w:r w:rsidR="00CE2064">
              <w:rPr>
                <w:noProof/>
                <w:webHidden/>
              </w:rPr>
              <w:instrText xml:space="preserve"> PAGEREF _Toc5263198 \h </w:instrText>
            </w:r>
            <w:r w:rsidR="00CE2064">
              <w:rPr>
                <w:noProof/>
                <w:webHidden/>
              </w:rPr>
            </w:r>
            <w:r w:rsidR="00CE2064">
              <w:rPr>
                <w:noProof/>
                <w:webHidden/>
              </w:rPr>
              <w:fldChar w:fldCharType="separate"/>
            </w:r>
            <w:r w:rsidR="00CE2064">
              <w:rPr>
                <w:noProof/>
                <w:webHidden/>
              </w:rPr>
              <w:t>2</w:t>
            </w:r>
            <w:r w:rsidR="00CE2064">
              <w:rPr>
                <w:noProof/>
                <w:webHidden/>
              </w:rPr>
              <w:fldChar w:fldCharType="end"/>
            </w:r>
          </w:hyperlink>
        </w:p>
        <w:p w14:paraId="7AFCBF80" w14:textId="0541DBF9"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199" w:history="1">
            <w:r w:rsidR="00CE2064" w:rsidRPr="00682F8A">
              <w:rPr>
                <w:rStyle w:val="ae"/>
                <w:noProof/>
              </w:rPr>
              <w:t>1</w:t>
            </w:r>
            <w:r w:rsidR="00CE2064">
              <w:rPr>
                <w:rFonts w:asciiTheme="minorHAnsi" w:hAnsiTheme="minorHAnsi" w:cstheme="minorBidi"/>
                <w:noProof/>
                <w:spacing w:val="0"/>
                <w:sz w:val="22"/>
                <w:szCs w:val="22"/>
                <w:lang w:eastAsia="en-AU"/>
              </w:rPr>
              <w:tab/>
            </w:r>
            <w:r w:rsidR="00CE2064" w:rsidRPr="00682F8A">
              <w:rPr>
                <w:rStyle w:val="ae"/>
                <w:noProof/>
              </w:rPr>
              <w:t>Scope and purpose</w:t>
            </w:r>
            <w:r w:rsidR="00CE2064">
              <w:rPr>
                <w:noProof/>
                <w:webHidden/>
              </w:rPr>
              <w:tab/>
            </w:r>
            <w:r w:rsidR="00CE2064">
              <w:rPr>
                <w:noProof/>
                <w:webHidden/>
              </w:rPr>
              <w:fldChar w:fldCharType="begin"/>
            </w:r>
            <w:r w:rsidR="00CE2064">
              <w:rPr>
                <w:noProof/>
                <w:webHidden/>
              </w:rPr>
              <w:instrText xml:space="preserve"> PAGEREF _Toc5263199 \h </w:instrText>
            </w:r>
            <w:r w:rsidR="00CE2064">
              <w:rPr>
                <w:noProof/>
                <w:webHidden/>
              </w:rPr>
            </w:r>
            <w:r w:rsidR="00CE2064">
              <w:rPr>
                <w:noProof/>
                <w:webHidden/>
              </w:rPr>
              <w:fldChar w:fldCharType="separate"/>
            </w:r>
            <w:r w:rsidR="00CE2064">
              <w:rPr>
                <w:noProof/>
                <w:webHidden/>
              </w:rPr>
              <w:t>3</w:t>
            </w:r>
            <w:r w:rsidR="00CE2064">
              <w:rPr>
                <w:noProof/>
                <w:webHidden/>
              </w:rPr>
              <w:fldChar w:fldCharType="end"/>
            </w:r>
          </w:hyperlink>
        </w:p>
        <w:p w14:paraId="4D4B990B" w14:textId="628806A0"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00" w:history="1">
            <w:r w:rsidR="00CE2064" w:rsidRPr="00682F8A">
              <w:rPr>
                <w:rStyle w:val="ae"/>
                <w:noProof/>
              </w:rPr>
              <w:t>2</w:t>
            </w:r>
            <w:r w:rsidR="00CE2064">
              <w:rPr>
                <w:rFonts w:asciiTheme="minorHAnsi" w:hAnsiTheme="minorHAnsi" w:cstheme="minorBidi"/>
                <w:noProof/>
                <w:spacing w:val="0"/>
                <w:sz w:val="22"/>
                <w:szCs w:val="22"/>
                <w:lang w:eastAsia="en-AU"/>
              </w:rPr>
              <w:tab/>
            </w:r>
            <w:r w:rsidR="00CE2064" w:rsidRPr="00682F8A">
              <w:rPr>
                <w:rStyle w:val="ae"/>
                <w:noProof/>
              </w:rPr>
              <w:t>Program and Product at a glance</w:t>
            </w:r>
            <w:r w:rsidR="00CE2064">
              <w:rPr>
                <w:noProof/>
                <w:webHidden/>
              </w:rPr>
              <w:tab/>
            </w:r>
            <w:r w:rsidR="00CE2064">
              <w:rPr>
                <w:noProof/>
                <w:webHidden/>
              </w:rPr>
              <w:fldChar w:fldCharType="begin"/>
            </w:r>
            <w:r w:rsidR="00CE2064">
              <w:rPr>
                <w:noProof/>
                <w:webHidden/>
              </w:rPr>
              <w:instrText xml:space="preserve"> PAGEREF _Toc5263200 \h </w:instrText>
            </w:r>
            <w:r w:rsidR="00CE2064">
              <w:rPr>
                <w:noProof/>
                <w:webHidden/>
              </w:rPr>
            </w:r>
            <w:r w:rsidR="00CE2064">
              <w:rPr>
                <w:noProof/>
                <w:webHidden/>
              </w:rPr>
              <w:fldChar w:fldCharType="separate"/>
            </w:r>
            <w:r w:rsidR="00CE2064">
              <w:rPr>
                <w:noProof/>
                <w:webHidden/>
              </w:rPr>
              <w:t>3</w:t>
            </w:r>
            <w:r w:rsidR="00CE2064">
              <w:rPr>
                <w:noProof/>
                <w:webHidden/>
              </w:rPr>
              <w:fldChar w:fldCharType="end"/>
            </w:r>
          </w:hyperlink>
        </w:p>
        <w:p w14:paraId="683B2B76" w14:textId="354B78EE"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01" w:history="1">
            <w:r w:rsidR="00CE2064" w:rsidRPr="00682F8A">
              <w:rPr>
                <w:rStyle w:val="ae"/>
                <w:noProof/>
              </w:rPr>
              <w:t>2.1</w:t>
            </w:r>
            <w:r w:rsidR="00CE2064">
              <w:rPr>
                <w:rFonts w:asciiTheme="minorHAnsi" w:hAnsiTheme="minorHAnsi" w:cstheme="minorBidi"/>
                <w:noProof/>
                <w:spacing w:val="0"/>
                <w:sz w:val="22"/>
                <w:szCs w:val="22"/>
                <w:lang w:eastAsia="en-AU"/>
              </w:rPr>
              <w:tab/>
            </w:r>
            <w:r w:rsidR="00CE2064" w:rsidRPr="00682F8A">
              <w:rPr>
                <w:rStyle w:val="ae"/>
                <w:noProof/>
              </w:rPr>
              <w:t>Architecture at a glance</w:t>
            </w:r>
            <w:r w:rsidR="00CE2064">
              <w:rPr>
                <w:noProof/>
                <w:webHidden/>
              </w:rPr>
              <w:tab/>
            </w:r>
            <w:r w:rsidR="00CE2064">
              <w:rPr>
                <w:noProof/>
                <w:webHidden/>
              </w:rPr>
              <w:fldChar w:fldCharType="begin"/>
            </w:r>
            <w:r w:rsidR="00CE2064">
              <w:rPr>
                <w:noProof/>
                <w:webHidden/>
              </w:rPr>
              <w:instrText xml:space="preserve"> PAGEREF _Toc5263201 \h </w:instrText>
            </w:r>
            <w:r w:rsidR="00CE2064">
              <w:rPr>
                <w:noProof/>
                <w:webHidden/>
              </w:rPr>
            </w:r>
            <w:r w:rsidR="00CE2064">
              <w:rPr>
                <w:noProof/>
                <w:webHidden/>
              </w:rPr>
              <w:fldChar w:fldCharType="separate"/>
            </w:r>
            <w:r w:rsidR="00CE2064">
              <w:rPr>
                <w:noProof/>
                <w:webHidden/>
              </w:rPr>
              <w:t>3</w:t>
            </w:r>
            <w:r w:rsidR="00CE2064">
              <w:rPr>
                <w:noProof/>
                <w:webHidden/>
              </w:rPr>
              <w:fldChar w:fldCharType="end"/>
            </w:r>
          </w:hyperlink>
        </w:p>
        <w:p w14:paraId="40FF405C" w14:textId="6CB2C588"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02" w:history="1">
            <w:r w:rsidR="00CE2064" w:rsidRPr="00682F8A">
              <w:rPr>
                <w:rStyle w:val="ae"/>
                <w:noProof/>
              </w:rPr>
              <w:t>3</w:t>
            </w:r>
            <w:r w:rsidR="00CE2064">
              <w:rPr>
                <w:rFonts w:asciiTheme="minorHAnsi" w:hAnsiTheme="minorHAnsi" w:cstheme="minorBidi"/>
                <w:noProof/>
                <w:spacing w:val="0"/>
                <w:sz w:val="22"/>
                <w:szCs w:val="22"/>
                <w:lang w:eastAsia="en-AU"/>
              </w:rPr>
              <w:tab/>
            </w:r>
            <w:r w:rsidR="00CE2064" w:rsidRPr="00682F8A">
              <w:rPr>
                <w:rStyle w:val="ae"/>
                <w:noProof/>
              </w:rPr>
              <w:t>Stakeholders</w:t>
            </w:r>
            <w:r w:rsidR="00CE2064">
              <w:rPr>
                <w:noProof/>
                <w:webHidden/>
              </w:rPr>
              <w:tab/>
            </w:r>
            <w:r w:rsidR="00CE2064">
              <w:rPr>
                <w:noProof/>
                <w:webHidden/>
              </w:rPr>
              <w:fldChar w:fldCharType="begin"/>
            </w:r>
            <w:r w:rsidR="00CE2064">
              <w:rPr>
                <w:noProof/>
                <w:webHidden/>
              </w:rPr>
              <w:instrText xml:space="preserve"> PAGEREF _Toc5263202 \h </w:instrText>
            </w:r>
            <w:r w:rsidR="00CE2064">
              <w:rPr>
                <w:noProof/>
                <w:webHidden/>
              </w:rPr>
            </w:r>
            <w:r w:rsidR="00CE2064">
              <w:rPr>
                <w:noProof/>
                <w:webHidden/>
              </w:rPr>
              <w:fldChar w:fldCharType="separate"/>
            </w:r>
            <w:r w:rsidR="00CE2064">
              <w:rPr>
                <w:noProof/>
                <w:webHidden/>
              </w:rPr>
              <w:t>4</w:t>
            </w:r>
            <w:r w:rsidR="00CE2064">
              <w:rPr>
                <w:noProof/>
                <w:webHidden/>
              </w:rPr>
              <w:fldChar w:fldCharType="end"/>
            </w:r>
          </w:hyperlink>
        </w:p>
        <w:p w14:paraId="1B54D1E1" w14:textId="60C63E41"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03" w:history="1">
            <w:r w:rsidR="00CE2064" w:rsidRPr="00682F8A">
              <w:rPr>
                <w:rStyle w:val="ae"/>
                <w:noProof/>
              </w:rPr>
              <w:t>4</w:t>
            </w:r>
            <w:r w:rsidR="00CE2064">
              <w:rPr>
                <w:rFonts w:asciiTheme="minorHAnsi" w:hAnsiTheme="minorHAnsi" w:cstheme="minorBidi"/>
                <w:noProof/>
                <w:spacing w:val="0"/>
                <w:sz w:val="22"/>
                <w:szCs w:val="22"/>
                <w:lang w:eastAsia="en-AU"/>
              </w:rPr>
              <w:tab/>
            </w:r>
            <w:r w:rsidR="00CE2064" w:rsidRPr="00682F8A">
              <w:rPr>
                <w:rStyle w:val="ae"/>
                <w:noProof/>
              </w:rPr>
              <w:t>LTE Device Specifications</w:t>
            </w:r>
            <w:r w:rsidR="00CE2064">
              <w:rPr>
                <w:noProof/>
                <w:webHidden/>
              </w:rPr>
              <w:tab/>
            </w:r>
            <w:r w:rsidR="00CE2064">
              <w:rPr>
                <w:noProof/>
                <w:webHidden/>
              </w:rPr>
              <w:fldChar w:fldCharType="begin"/>
            </w:r>
            <w:r w:rsidR="00CE2064">
              <w:rPr>
                <w:noProof/>
                <w:webHidden/>
              </w:rPr>
              <w:instrText xml:space="preserve"> PAGEREF _Toc5263203 \h </w:instrText>
            </w:r>
            <w:r w:rsidR="00CE2064">
              <w:rPr>
                <w:noProof/>
                <w:webHidden/>
              </w:rPr>
            </w:r>
            <w:r w:rsidR="00CE2064">
              <w:rPr>
                <w:noProof/>
                <w:webHidden/>
              </w:rPr>
              <w:fldChar w:fldCharType="separate"/>
            </w:r>
            <w:r w:rsidR="00CE2064">
              <w:rPr>
                <w:noProof/>
                <w:webHidden/>
              </w:rPr>
              <w:t>4</w:t>
            </w:r>
            <w:r w:rsidR="00CE2064">
              <w:rPr>
                <w:noProof/>
                <w:webHidden/>
              </w:rPr>
              <w:fldChar w:fldCharType="end"/>
            </w:r>
          </w:hyperlink>
        </w:p>
        <w:p w14:paraId="20047104" w14:textId="2E68FB6C"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04" w:history="1">
            <w:r w:rsidR="00CE2064" w:rsidRPr="00682F8A">
              <w:rPr>
                <w:rStyle w:val="ae"/>
                <w:noProof/>
              </w:rPr>
              <w:t>4.1</w:t>
            </w:r>
            <w:r w:rsidR="00CE2064">
              <w:rPr>
                <w:rFonts w:asciiTheme="minorHAnsi" w:hAnsiTheme="minorHAnsi" w:cstheme="minorBidi"/>
                <w:noProof/>
                <w:spacing w:val="0"/>
                <w:sz w:val="22"/>
                <w:szCs w:val="22"/>
                <w:lang w:eastAsia="en-AU"/>
              </w:rPr>
              <w:tab/>
            </w:r>
            <w:r w:rsidR="00CE2064" w:rsidRPr="00682F8A">
              <w:rPr>
                <w:rStyle w:val="ae"/>
                <w:noProof/>
              </w:rPr>
              <w:t>Device Parameters</w:t>
            </w:r>
            <w:r w:rsidR="00CE2064">
              <w:rPr>
                <w:noProof/>
                <w:webHidden/>
              </w:rPr>
              <w:tab/>
            </w:r>
            <w:r w:rsidR="00CE2064">
              <w:rPr>
                <w:noProof/>
                <w:webHidden/>
              </w:rPr>
              <w:fldChar w:fldCharType="begin"/>
            </w:r>
            <w:r w:rsidR="00CE2064">
              <w:rPr>
                <w:noProof/>
                <w:webHidden/>
              </w:rPr>
              <w:instrText xml:space="preserve"> PAGEREF _Toc5263204 \h </w:instrText>
            </w:r>
            <w:r w:rsidR="00CE2064">
              <w:rPr>
                <w:noProof/>
                <w:webHidden/>
              </w:rPr>
            </w:r>
            <w:r w:rsidR="00CE2064">
              <w:rPr>
                <w:noProof/>
                <w:webHidden/>
              </w:rPr>
              <w:fldChar w:fldCharType="separate"/>
            </w:r>
            <w:r w:rsidR="00CE2064">
              <w:rPr>
                <w:noProof/>
                <w:webHidden/>
              </w:rPr>
              <w:t>4</w:t>
            </w:r>
            <w:r w:rsidR="00CE2064">
              <w:rPr>
                <w:noProof/>
                <w:webHidden/>
              </w:rPr>
              <w:fldChar w:fldCharType="end"/>
            </w:r>
          </w:hyperlink>
        </w:p>
        <w:p w14:paraId="65707CD8" w14:textId="35894517"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05" w:history="1">
            <w:r w:rsidR="00CE2064" w:rsidRPr="00682F8A">
              <w:rPr>
                <w:rStyle w:val="ae"/>
                <w:noProof/>
              </w:rPr>
              <w:t>4.2</w:t>
            </w:r>
            <w:r w:rsidR="00CE2064">
              <w:rPr>
                <w:rFonts w:asciiTheme="minorHAnsi" w:hAnsiTheme="minorHAnsi" w:cstheme="minorBidi"/>
                <w:noProof/>
                <w:spacing w:val="0"/>
                <w:sz w:val="22"/>
                <w:szCs w:val="22"/>
                <w:lang w:eastAsia="en-AU"/>
              </w:rPr>
              <w:tab/>
            </w:r>
            <w:r w:rsidR="00CE2064" w:rsidRPr="00682F8A">
              <w:rPr>
                <w:rStyle w:val="ae"/>
                <w:noProof/>
              </w:rPr>
              <w:t>Profile Parameters</w:t>
            </w:r>
            <w:r w:rsidR="00CE2064">
              <w:rPr>
                <w:noProof/>
                <w:webHidden/>
              </w:rPr>
              <w:tab/>
            </w:r>
            <w:r w:rsidR="00CE2064">
              <w:rPr>
                <w:noProof/>
                <w:webHidden/>
              </w:rPr>
              <w:fldChar w:fldCharType="begin"/>
            </w:r>
            <w:r w:rsidR="00CE2064">
              <w:rPr>
                <w:noProof/>
                <w:webHidden/>
              </w:rPr>
              <w:instrText xml:space="preserve"> PAGEREF _Toc5263205 \h </w:instrText>
            </w:r>
            <w:r w:rsidR="00CE2064">
              <w:rPr>
                <w:noProof/>
                <w:webHidden/>
              </w:rPr>
            </w:r>
            <w:r w:rsidR="00CE2064">
              <w:rPr>
                <w:noProof/>
                <w:webHidden/>
              </w:rPr>
              <w:fldChar w:fldCharType="separate"/>
            </w:r>
            <w:r w:rsidR="00CE2064">
              <w:rPr>
                <w:noProof/>
                <w:webHidden/>
              </w:rPr>
              <w:t>6</w:t>
            </w:r>
            <w:r w:rsidR="00CE2064">
              <w:rPr>
                <w:noProof/>
                <w:webHidden/>
              </w:rPr>
              <w:fldChar w:fldCharType="end"/>
            </w:r>
          </w:hyperlink>
        </w:p>
        <w:p w14:paraId="277254DE" w14:textId="1C736206"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06" w:history="1">
            <w:r w:rsidR="00CE2064" w:rsidRPr="00682F8A">
              <w:rPr>
                <w:rStyle w:val="ae"/>
                <w:noProof/>
              </w:rPr>
              <w:t>4.3</w:t>
            </w:r>
            <w:r w:rsidR="00CE2064">
              <w:rPr>
                <w:rFonts w:asciiTheme="minorHAnsi" w:hAnsiTheme="minorHAnsi" w:cstheme="minorBidi"/>
                <w:noProof/>
                <w:spacing w:val="0"/>
                <w:sz w:val="22"/>
                <w:szCs w:val="22"/>
                <w:lang w:eastAsia="en-AU"/>
              </w:rPr>
              <w:tab/>
            </w:r>
            <w:r w:rsidR="00CE2064" w:rsidRPr="00682F8A">
              <w:rPr>
                <w:rStyle w:val="ae"/>
                <w:noProof/>
              </w:rPr>
              <w:t>Device Control parameters set by MQTT</w:t>
            </w:r>
            <w:r w:rsidR="00CE2064">
              <w:rPr>
                <w:noProof/>
                <w:webHidden/>
              </w:rPr>
              <w:tab/>
            </w:r>
            <w:r w:rsidR="00CE2064">
              <w:rPr>
                <w:noProof/>
                <w:webHidden/>
              </w:rPr>
              <w:fldChar w:fldCharType="begin"/>
            </w:r>
            <w:r w:rsidR="00CE2064">
              <w:rPr>
                <w:noProof/>
                <w:webHidden/>
              </w:rPr>
              <w:instrText xml:space="preserve"> PAGEREF _Toc5263206 \h </w:instrText>
            </w:r>
            <w:r w:rsidR="00CE2064">
              <w:rPr>
                <w:noProof/>
                <w:webHidden/>
              </w:rPr>
            </w:r>
            <w:r w:rsidR="00CE2064">
              <w:rPr>
                <w:noProof/>
                <w:webHidden/>
              </w:rPr>
              <w:fldChar w:fldCharType="separate"/>
            </w:r>
            <w:r w:rsidR="00CE2064">
              <w:rPr>
                <w:noProof/>
                <w:webHidden/>
              </w:rPr>
              <w:t>7</w:t>
            </w:r>
            <w:r w:rsidR="00CE2064">
              <w:rPr>
                <w:noProof/>
                <w:webHidden/>
              </w:rPr>
              <w:fldChar w:fldCharType="end"/>
            </w:r>
          </w:hyperlink>
        </w:p>
        <w:p w14:paraId="682E9FCA" w14:textId="20DB06E4"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07" w:history="1">
            <w:r w:rsidR="00CE2064" w:rsidRPr="00682F8A">
              <w:rPr>
                <w:rStyle w:val="ae"/>
                <w:noProof/>
              </w:rPr>
              <w:t>4.4</w:t>
            </w:r>
            <w:r w:rsidR="00CE2064">
              <w:rPr>
                <w:rFonts w:asciiTheme="minorHAnsi" w:hAnsiTheme="minorHAnsi" w:cstheme="minorBidi"/>
                <w:noProof/>
                <w:spacing w:val="0"/>
                <w:sz w:val="22"/>
                <w:szCs w:val="22"/>
                <w:lang w:eastAsia="en-AU"/>
              </w:rPr>
              <w:tab/>
            </w:r>
            <w:r w:rsidR="00CE2064" w:rsidRPr="00682F8A">
              <w:rPr>
                <w:rStyle w:val="ae"/>
                <w:noProof/>
              </w:rPr>
              <w:t>Modes of Operation</w:t>
            </w:r>
            <w:r w:rsidR="00CE2064">
              <w:rPr>
                <w:noProof/>
                <w:webHidden/>
              </w:rPr>
              <w:tab/>
            </w:r>
            <w:r w:rsidR="00CE2064">
              <w:rPr>
                <w:noProof/>
                <w:webHidden/>
              </w:rPr>
              <w:fldChar w:fldCharType="begin"/>
            </w:r>
            <w:r w:rsidR="00CE2064">
              <w:rPr>
                <w:noProof/>
                <w:webHidden/>
              </w:rPr>
              <w:instrText xml:space="preserve"> PAGEREF _Toc5263207 \h </w:instrText>
            </w:r>
            <w:r w:rsidR="00CE2064">
              <w:rPr>
                <w:noProof/>
                <w:webHidden/>
              </w:rPr>
            </w:r>
            <w:r w:rsidR="00CE2064">
              <w:rPr>
                <w:noProof/>
                <w:webHidden/>
              </w:rPr>
              <w:fldChar w:fldCharType="separate"/>
            </w:r>
            <w:r w:rsidR="00CE2064">
              <w:rPr>
                <w:noProof/>
                <w:webHidden/>
              </w:rPr>
              <w:t>8</w:t>
            </w:r>
            <w:r w:rsidR="00CE2064">
              <w:rPr>
                <w:noProof/>
                <w:webHidden/>
              </w:rPr>
              <w:fldChar w:fldCharType="end"/>
            </w:r>
          </w:hyperlink>
        </w:p>
        <w:p w14:paraId="5FB4EBBC" w14:textId="147FD4CF"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08" w:history="1">
            <w:r w:rsidR="00CE2064" w:rsidRPr="00682F8A">
              <w:rPr>
                <w:rStyle w:val="ae"/>
                <w:noProof/>
              </w:rPr>
              <w:t>4.4.1</w:t>
            </w:r>
            <w:r w:rsidR="00CE2064">
              <w:rPr>
                <w:rFonts w:asciiTheme="minorHAnsi" w:hAnsiTheme="minorHAnsi" w:cstheme="minorBidi"/>
                <w:noProof/>
                <w:spacing w:val="0"/>
                <w:sz w:val="22"/>
                <w:szCs w:val="22"/>
                <w:lang w:eastAsia="en-AU"/>
              </w:rPr>
              <w:tab/>
            </w:r>
            <w:r w:rsidR="00CE2064" w:rsidRPr="00682F8A">
              <w:rPr>
                <w:rStyle w:val="ae"/>
                <w:noProof/>
              </w:rPr>
              <w:t>Normal Operation</w:t>
            </w:r>
            <w:r w:rsidR="00CE2064">
              <w:rPr>
                <w:noProof/>
                <w:webHidden/>
              </w:rPr>
              <w:tab/>
            </w:r>
            <w:r w:rsidR="00CE2064">
              <w:rPr>
                <w:noProof/>
                <w:webHidden/>
              </w:rPr>
              <w:fldChar w:fldCharType="begin"/>
            </w:r>
            <w:r w:rsidR="00CE2064">
              <w:rPr>
                <w:noProof/>
                <w:webHidden/>
              </w:rPr>
              <w:instrText xml:space="preserve"> PAGEREF _Toc5263208 \h </w:instrText>
            </w:r>
            <w:r w:rsidR="00CE2064">
              <w:rPr>
                <w:noProof/>
                <w:webHidden/>
              </w:rPr>
            </w:r>
            <w:r w:rsidR="00CE2064">
              <w:rPr>
                <w:noProof/>
                <w:webHidden/>
              </w:rPr>
              <w:fldChar w:fldCharType="separate"/>
            </w:r>
            <w:r w:rsidR="00CE2064">
              <w:rPr>
                <w:noProof/>
                <w:webHidden/>
              </w:rPr>
              <w:t>9</w:t>
            </w:r>
            <w:r w:rsidR="00CE2064">
              <w:rPr>
                <w:noProof/>
                <w:webHidden/>
              </w:rPr>
              <w:fldChar w:fldCharType="end"/>
            </w:r>
          </w:hyperlink>
        </w:p>
        <w:p w14:paraId="3AC485F5" w14:textId="0CAE3C78"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09" w:history="1">
            <w:r w:rsidR="00CE2064" w:rsidRPr="00682F8A">
              <w:rPr>
                <w:rStyle w:val="ae"/>
                <w:noProof/>
              </w:rPr>
              <w:t>4.4.2</w:t>
            </w:r>
            <w:r w:rsidR="00CE2064">
              <w:rPr>
                <w:rFonts w:asciiTheme="minorHAnsi" w:hAnsiTheme="minorHAnsi" w:cstheme="minorBidi"/>
                <w:noProof/>
                <w:spacing w:val="0"/>
                <w:sz w:val="22"/>
                <w:szCs w:val="22"/>
                <w:lang w:eastAsia="en-AU"/>
              </w:rPr>
              <w:tab/>
            </w:r>
            <w:r w:rsidR="00CE2064" w:rsidRPr="00682F8A">
              <w:rPr>
                <w:rStyle w:val="ae"/>
                <w:noProof/>
              </w:rPr>
              <w:t>OTA Upgrade Mode Conditions</w:t>
            </w:r>
            <w:r w:rsidR="00CE2064">
              <w:rPr>
                <w:noProof/>
                <w:webHidden/>
              </w:rPr>
              <w:tab/>
            </w:r>
            <w:r w:rsidR="00CE2064">
              <w:rPr>
                <w:noProof/>
                <w:webHidden/>
              </w:rPr>
              <w:fldChar w:fldCharType="begin"/>
            </w:r>
            <w:r w:rsidR="00CE2064">
              <w:rPr>
                <w:noProof/>
                <w:webHidden/>
              </w:rPr>
              <w:instrText xml:space="preserve"> PAGEREF _Toc5263209 \h </w:instrText>
            </w:r>
            <w:r w:rsidR="00CE2064">
              <w:rPr>
                <w:noProof/>
                <w:webHidden/>
              </w:rPr>
            </w:r>
            <w:r w:rsidR="00CE2064">
              <w:rPr>
                <w:noProof/>
                <w:webHidden/>
              </w:rPr>
              <w:fldChar w:fldCharType="separate"/>
            </w:r>
            <w:r w:rsidR="00CE2064">
              <w:rPr>
                <w:noProof/>
                <w:webHidden/>
              </w:rPr>
              <w:t>9</w:t>
            </w:r>
            <w:r w:rsidR="00CE2064">
              <w:rPr>
                <w:noProof/>
                <w:webHidden/>
              </w:rPr>
              <w:fldChar w:fldCharType="end"/>
            </w:r>
          </w:hyperlink>
        </w:p>
        <w:p w14:paraId="2053C8BF" w14:textId="5AF74036"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10" w:history="1">
            <w:r w:rsidR="00CE2064" w:rsidRPr="00682F8A">
              <w:rPr>
                <w:rStyle w:val="ae"/>
                <w:noProof/>
              </w:rPr>
              <w:t>4.5</w:t>
            </w:r>
            <w:r w:rsidR="00CE2064">
              <w:rPr>
                <w:rFonts w:asciiTheme="minorHAnsi" w:hAnsiTheme="minorHAnsi" w:cstheme="minorBidi"/>
                <w:noProof/>
                <w:spacing w:val="0"/>
                <w:sz w:val="22"/>
                <w:szCs w:val="22"/>
                <w:lang w:eastAsia="en-AU"/>
              </w:rPr>
              <w:tab/>
            </w:r>
            <w:r w:rsidR="00CE2064" w:rsidRPr="00682F8A">
              <w:rPr>
                <w:rStyle w:val="ae"/>
                <w:noProof/>
              </w:rPr>
              <w:t>Authentication and Security</w:t>
            </w:r>
            <w:r w:rsidR="00CE2064">
              <w:rPr>
                <w:noProof/>
                <w:webHidden/>
              </w:rPr>
              <w:tab/>
            </w:r>
            <w:r w:rsidR="00CE2064">
              <w:rPr>
                <w:noProof/>
                <w:webHidden/>
              </w:rPr>
              <w:fldChar w:fldCharType="begin"/>
            </w:r>
            <w:r w:rsidR="00CE2064">
              <w:rPr>
                <w:noProof/>
                <w:webHidden/>
              </w:rPr>
              <w:instrText xml:space="preserve"> PAGEREF _Toc5263210 \h </w:instrText>
            </w:r>
            <w:r w:rsidR="00CE2064">
              <w:rPr>
                <w:noProof/>
                <w:webHidden/>
              </w:rPr>
            </w:r>
            <w:r w:rsidR="00CE2064">
              <w:rPr>
                <w:noProof/>
                <w:webHidden/>
              </w:rPr>
              <w:fldChar w:fldCharType="separate"/>
            </w:r>
            <w:r w:rsidR="00CE2064">
              <w:rPr>
                <w:noProof/>
                <w:webHidden/>
              </w:rPr>
              <w:t>9</w:t>
            </w:r>
            <w:r w:rsidR="00CE2064">
              <w:rPr>
                <w:noProof/>
                <w:webHidden/>
              </w:rPr>
              <w:fldChar w:fldCharType="end"/>
            </w:r>
          </w:hyperlink>
        </w:p>
        <w:p w14:paraId="4948F877" w14:textId="0CB60CFC"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1" w:history="1">
            <w:r w:rsidR="00CE2064" w:rsidRPr="00682F8A">
              <w:rPr>
                <w:rStyle w:val="ae"/>
                <w:noProof/>
                <w:lang w:eastAsia="en-AU"/>
              </w:rPr>
              <w:t>4.5.1</w:t>
            </w:r>
            <w:r w:rsidR="00CE2064">
              <w:rPr>
                <w:rFonts w:asciiTheme="minorHAnsi" w:hAnsiTheme="minorHAnsi" w:cstheme="minorBidi"/>
                <w:noProof/>
                <w:spacing w:val="0"/>
                <w:sz w:val="22"/>
                <w:szCs w:val="22"/>
                <w:lang w:eastAsia="en-AU"/>
              </w:rPr>
              <w:tab/>
            </w:r>
            <w:r w:rsidR="00CE2064" w:rsidRPr="00682F8A">
              <w:rPr>
                <w:rStyle w:val="ae"/>
                <w:noProof/>
              </w:rPr>
              <w:t>Device Authentication</w:t>
            </w:r>
            <w:r w:rsidR="00CE2064">
              <w:rPr>
                <w:noProof/>
                <w:webHidden/>
              </w:rPr>
              <w:tab/>
            </w:r>
            <w:r w:rsidR="00CE2064">
              <w:rPr>
                <w:noProof/>
                <w:webHidden/>
              </w:rPr>
              <w:fldChar w:fldCharType="begin"/>
            </w:r>
            <w:r w:rsidR="00CE2064">
              <w:rPr>
                <w:noProof/>
                <w:webHidden/>
              </w:rPr>
              <w:instrText xml:space="preserve"> PAGEREF _Toc5263211 \h </w:instrText>
            </w:r>
            <w:r w:rsidR="00CE2064">
              <w:rPr>
                <w:noProof/>
                <w:webHidden/>
              </w:rPr>
            </w:r>
            <w:r w:rsidR="00CE2064">
              <w:rPr>
                <w:noProof/>
                <w:webHidden/>
              </w:rPr>
              <w:fldChar w:fldCharType="separate"/>
            </w:r>
            <w:r w:rsidR="00CE2064">
              <w:rPr>
                <w:noProof/>
                <w:webHidden/>
              </w:rPr>
              <w:t>9</w:t>
            </w:r>
            <w:r w:rsidR="00CE2064">
              <w:rPr>
                <w:noProof/>
                <w:webHidden/>
              </w:rPr>
              <w:fldChar w:fldCharType="end"/>
            </w:r>
          </w:hyperlink>
        </w:p>
        <w:p w14:paraId="0F70C619" w14:textId="5A1A9FB3"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2" w:history="1">
            <w:r w:rsidR="00CE2064" w:rsidRPr="00682F8A">
              <w:rPr>
                <w:rStyle w:val="ae"/>
                <w:noProof/>
              </w:rPr>
              <w:t>4.5.2</w:t>
            </w:r>
            <w:r w:rsidR="00CE2064">
              <w:rPr>
                <w:rFonts w:asciiTheme="minorHAnsi" w:hAnsiTheme="minorHAnsi" w:cstheme="minorBidi"/>
                <w:noProof/>
                <w:spacing w:val="0"/>
                <w:sz w:val="22"/>
                <w:szCs w:val="22"/>
                <w:lang w:eastAsia="en-AU"/>
              </w:rPr>
              <w:tab/>
            </w:r>
            <w:r w:rsidR="00CE2064" w:rsidRPr="00682F8A">
              <w:rPr>
                <w:rStyle w:val="ae"/>
                <w:noProof/>
              </w:rPr>
              <w:t>Data integrity</w:t>
            </w:r>
            <w:r w:rsidR="00CE2064">
              <w:rPr>
                <w:noProof/>
                <w:webHidden/>
              </w:rPr>
              <w:tab/>
            </w:r>
            <w:r w:rsidR="00CE2064">
              <w:rPr>
                <w:noProof/>
                <w:webHidden/>
              </w:rPr>
              <w:fldChar w:fldCharType="begin"/>
            </w:r>
            <w:r w:rsidR="00CE2064">
              <w:rPr>
                <w:noProof/>
                <w:webHidden/>
              </w:rPr>
              <w:instrText xml:space="preserve"> PAGEREF _Toc5263212 \h </w:instrText>
            </w:r>
            <w:r w:rsidR="00CE2064">
              <w:rPr>
                <w:noProof/>
                <w:webHidden/>
              </w:rPr>
            </w:r>
            <w:r w:rsidR="00CE2064">
              <w:rPr>
                <w:noProof/>
                <w:webHidden/>
              </w:rPr>
              <w:fldChar w:fldCharType="separate"/>
            </w:r>
            <w:r w:rsidR="00CE2064">
              <w:rPr>
                <w:noProof/>
                <w:webHidden/>
              </w:rPr>
              <w:t>10</w:t>
            </w:r>
            <w:r w:rsidR="00CE2064">
              <w:rPr>
                <w:noProof/>
                <w:webHidden/>
              </w:rPr>
              <w:fldChar w:fldCharType="end"/>
            </w:r>
          </w:hyperlink>
        </w:p>
        <w:p w14:paraId="746C70E4" w14:textId="50B4D08B"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13" w:history="1">
            <w:r w:rsidR="00CE2064" w:rsidRPr="00682F8A">
              <w:rPr>
                <w:rStyle w:val="ae"/>
                <w:noProof/>
              </w:rPr>
              <w:t>4.6</w:t>
            </w:r>
            <w:r w:rsidR="00CE2064">
              <w:rPr>
                <w:rFonts w:asciiTheme="minorHAnsi" w:hAnsiTheme="minorHAnsi" w:cstheme="minorBidi"/>
                <w:noProof/>
                <w:spacing w:val="0"/>
                <w:sz w:val="22"/>
                <w:szCs w:val="22"/>
                <w:lang w:eastAsia="en-AU"/>
              </w:rPr>
              <w:tab/>
            </w:r>
            <w:r w:rsidR="00CE2064" w:rsidRPr="00682F8A">
              <w:rPr>
                <w:rStyle w:val="ae"/>
                <w:noProof/>
              </w:rPr>
              <w:t>LTE Telemetry data, Firmware upgrades and Setting the device control parameters</w:t>
            </w:r>
            <w:r w:rsidR="00CE2064">
              <w:rPr>
                <w:noProof/>
                <w:webHidden/>
              </w:rPr>
              <w:tab/>
            </w:r>
            <w:r w:rsidR="00CE2064">
              <w:rPr>
                <w:noProof/>
                <w:webHidden/>
              </w:rPr>
              <w:fldChar w:fldCharType="begin"/>
            </w:r>
            <w:r w:rsidR="00CE2064">
              <w:rPr>
                <w:noProof/>
                <w:webHidden/>
              </w:rPr>
              <w:instrText xml:space="preserve"> PAGEREF _Toc5263213 \h </w:instrText>
            </w:r>
            <w:r w:rsidR="00CE2064">
              <w:rPr>
                <w:noProof/>
                <w:webHidden/>
              </w:rPr>
            </w:r>
            <w:r w:rsidR="00CE2064">
              <w:rPr>
                <w:noProof/>
                <w:webHidden/>
              </w:rPr>
              <w:fldChar w:fldCharType="separate"/>
            </w:r>
            <w:r w:rsidR="00CE2064">
              <w:rPr>
                <w:noProof/>
                <w:webHidden/>
              </w:rPr>
              <w:t>11</w:t>
            </w:r>
            <w:r w:rsidR="00CE2064">
              <w:rPr>
                <w:noProof/>
                <w:webHidden/>
              </w:rPr>
              <w:fldChar w:fldCharType="end"/>
            </w:r>
          </w:hyperlink>
        </w:p>
        <w:p w14:paraId="7F33C36D" w14:textId="70A6B577"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4" w:history="1">
            <w:r w:rsidR="00CE2064" w:rsidRPr="00682F8A">
              <w:rPr>
                <w:rStyle w:val="ae"/>
                <w:noProof/>
              </w:rPr>
              <w:t>4.6.1</w:t>
            </w:r>
            <w:r w:rsidR="00CE2064">
              <w:rPr>
                <w:rFonts w:asciiTheme="minorHAnsi" w:hAnsiTheme="minorHAnsi" w:cstheme="minorBidi"/>
                <w:noProof/>
                <w:spacing w:val="0"/>
                <w:sz w:val="22"/>
                <w:szCs w:val="22"/>
                <w:lang w:eastAsia="en-AU"/>
              </w:rPr>
              <w:tab/>
            </w:r>
            <w:r w:rsidR="00CE2064" w:rsidRPr="00682F8A">
              <w:rPr>
                <w:rStyle w:val="ae"/>
                <w:noProof/>
              </w:rPr>
              <w:t>Telemetry Data flow</w:t>
            </w:r>
            <w:r w:rsidR="00CE2064">
              <w:rPr>
                <w:noProof/>
                <w:webHidden/>
              </w:rPr>
              <w:tab/>
            </w:r>
            <w:r w:rsidR="00CE2064">
              <w:rPr>
                <w:noProof/>
                <w:webHidden/>
              </w:rPr>
              <w:fldChar w:fldCharType="begin"/>
            </w:r>
            <w:r w:rsidR="00CE2064">
              <w:rPr>
                <w:noProof/>
                <w:webHidden/>
              </w:rPr>
              <w:instrText xml:space="preserve"> PAGEREF _Toc5263214 \h </w:instrText>
            </w:r>
            <w:r w:rsidR="00CE2064">
              <w:rPr>
                <w:noProof/>
                <w:webHidden/>
              </w:rPr>
            </w:r>
            <w:r w:rsidR="00CE2064">
              <w:rPr>
                <w:noProof/>
                <w:webHidden/>
              </w:rPr>
              <w:fldChar w:fldCharType="separate"/>
            </w:r>
            <w:r w:rsidR="00CE2064">
              <w:rPr>
                <w:noProof/>
                <w:webHidden/>
              </w:rPr>
              <w:t>11</w:t>
            </w:r>
            <w:r w:rsidR="00CE2064">
              <w:rPr>
                <w:noProof/>
                <w:webHidden/>
              </w:rPr>
              <w:fldChar w:fldCharType="end"/>
            </w:r>
          </w:hyperlink>
        </w:p>
        <w:p w14:paraId="7FDD1C50" w14:textId="3187272C"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5" w:history="1">
            <w:r w:rsidR="00CE2064" w:rsidRPr="00682F8A">
              <w:rPr>
                <w:rStyle w:val="ae"/>
                <w:noProof/>
              </w:rPr>
              <w:t>4.6.2</w:t>
            </w:r>
            <w:r w:rsidR="00CE2064">
              <w:rPr>
                <w:rFonts w:asciiTheme="minorHAnsi" w:hAnsiTheme="minorHAnsi" w:cstheme="minorBidi"/>
                <w:noProof/>
                <w:spacing w:val="0"/>
                <w:sz w:val="22"/>
                <w:szCs w:val="22"/>
                <w:lang w:eastAsia="en-AU"/>
              </w:rPr>
              <w:tab/>
            </w:r>
            <w:r w:rsidR="00CE2064" w:rsidRPr="00682F8A">
              <w:rPr>
                <w:rStyle w:val="ae"/>
                <w:noProof/>
              </w:rPr>
              <w:t>Message processing in the tag</w:t>
            </w:r>
            <w:r w:rsidR="00CE2064">
              <w:rPr>
                <w:noProof/>
                <w:webHidden/>
              </w:rPr>
              <w:tab/>
            </w:r>
            <w:r w:rsidR="00CE2064">
              <w:rPr>
                <w:noProof/>
                <w:webHidden/>
              </w:rPr>
              <w:fldChar w:fldCharType="begin"/>
            </w:r>
            <w:r w:rsidR="00CE2064">
              <w:rPr>
                <w:noProof/>
                <w:webHidden/>
              </w:rPr>
              <w:instrText xml:space="preserve"> PAGEREF _Toc5263215 \h </w:instrText>
            </w:r>
            <w:r w:rsidR="00CE2064">
              <w:rPr>
                <w:noProof/>
                <w:webHidden/>
              </w:rPr>
            </w:r>
            <w:r w:rsidR="00CE2064">
              <w:rPr>
                <w:noProof/>
                <w:webHidden/>
              </w:rPr>
              <w:fldChar w:fldCharType="separate"/>
            </w:r>
            <w:r w:rsidR="00CE2064">
              <w:rPr>
                <w:noProof/>
                <w:webHidden/>
              </w:rPr>
              <w:t>11</w:t>
            </w:r>
            <w:r w:rsidR="00CE2064">
              <w:rPr>
                <w:noProof/>
                <w:webHidden/>
              </w:rPr>
              <w:fldChar w:fldCharType="end"/>
            </w:r>
          </w:hyperlink>
        </w:p>
        <w:p w14:paraId="609422AB" w14:textId="1B340F58"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6" w:history="1">
            <w:r w:rsidR="00CE2064" w:rsidRPr="00682F8A">
              <w:rPr>
                <w:rStyle w:val="ae"/>
                <w:noProof/>
              </w:rPr>
              <w:t>4.6.3</w:t>
            </w:r>
            <w:r w:rsidR="00CE2064">
              <w:rPr>
                <w:rFonts w:asciiTheme="minorHAnsi" w:hAnsiTheme="minorHAnsi" w:cstheme="minorBidi"/>
                <w:noProof/>
                <w:spacing w:val="0"/>
                <w:sz w:val="22"/>
                <w:szCs w:val="22"/>
                <w:lang w:eastAsia="en-AU"/>
              </w:rPr>
              <w:tab/>
            </w:r>
            <w:r w:rsidR="00CE2064" w:rsidRPr="00682F8A">
              <w:rPr>
                <w:rStyle w:val="ae"/>
                <w:noProof/>
              </w:rPr>
              <w:t>Device Registration</w:t>
            </w:r>
            <w:r w:rsidR="00CE2064">
              <w:rPr>
                <w:noProof/>
                <w:webHidden/>
              </w:rPr>
              <w:tab/>
            </w:r>
            <w:r w:rsidR="00CE2064">
              <w:rPr>
                <w:noProof/>
                <w:webHidden/>
              </w:rPr>
              <w:fldChar w:fldCharType="begin"/>
            </w:r>
            <w:r w:rsidR="00CE2064">
              <w:rPr>
                <w:noProof/>
                <w:webHidden/>
              </w:rPr>
              <w:instrText xml:space="preserve"> PAGEREF _Toc5263216 \h </w:instrText>
            </w:r>
            <w:r w:rsidR="00CE2064">
              <w:rPr>
                <w:noProof/>
                <w:webHidden/>
              </w:rPr>
            </w:r>
            <w:r w:rsidR="00CE2064">
              <w:rPr>
                <w:noProof/>
                <w:webHidden/>
              </w:rPr>
              <w:fldChar w:fldCharType="separate"/>
            </w:r>
            <w:r w:rsidR="00CE2064">
              <w:rPr>
                <w:noProof/>
                <w:webHidden/>
              </w:rPr>
              <w:t>13</w:t>
            </w:r>
            <w:r w:rsidR="00CE2064">
              <w:rPr>
                <w:noProof/>
                <w:webHidden/>
              </w:rPr>
              <w:fldChar w:fldCharType="end"/>
            </w:r>
          </w:hyperlink>
        </w:p>
        <w:p w14:paraId="2E02F2D5" w14:textId="3F232936"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17" w:history="1">
            <w:r w:rsidR="00CE2064" w:rsidRPr="00682F8A">
              <w:rPr>
                <w:rStyle w:val="ae"/>
                <w:noProof/>
              </w:rPr>
              <w:t>4.7</w:t>
            </w:r>
            <w:r w:rsidR="00CE2064">
              <w:rPr>
                <w:rFonts w:asciiTheme="minorHAnsi" w:hAnsiTheme="minorHAnsi" w:cstheme="minorBidi"/>
                <w:noProof/>
                <w:spacing w:val="0"/>
                <w:sz w:val="22"/>
                <w:szCs w:val="22"/>
                <w:lang w:eastAsia="en-AU"/>
              </w:rPr>
              <w:tab/>
            </w:r>
            <w:r w:rsidR="00CE2064" w:rsidRPr="00682F8A">
              <w:rPr>
                <w:rStyle w:val="ae"/>
                <w:noProof/>
              </w:rPr>
              <w:t>LED Behaviour</w:t>
            </w:r>
            <w:r w:rsidR="00CE2064">
              <w:rPr>
                <w:noProof/>
                <w:webHidden/>
              </w:rPr>
              <w:tab/>
            </w:r>
            <w:r w:rsidR="00CE2064">
              <w:rPr>
                <w:noProof/>
                <w:webHidden/>
              </w:rPr>
              <w:fldChar w:fldCharType="begin"/>
            </w:r>
            <w:r w:rsidR="00CE2064">
              <w:rPr>
                <w:noProof/>
                <w:webHidden/>
              </w:rPr>
              <w:instrText xml:space="preserve"> PAGEREF _Toc5263217 \h </w:instrText>
            </w:r>
            <w:r w:rsidR="00CE2064">
              <w:rPr>
                <w:noProof/>
                <w:webHidden/>
              </w:rPr>
            </w:r>
            <w:r w:rsidR="00CE2064">
              <w:rPr>
                <w:noProof/>
                <w:webHidden/>
              </w:rPr>
              <w:fldChar w:fldCharType="separate"/>
            </w:r>
            <w:r w:rsidR="00CE2064">
              <w:rPr>
                <w:noProof/>
                <w:webHidden/>
              </w:rPr>
              <w:t>14</w:t>
            </w:r>
            <w:r w:rsidR="00CE2064">
              <w:rPr>
                <w:noProof/>
                <w:webHidden/>
              </w:rPr>
              <w:fldChar w:fldCharType="end"/>
            </w:r>
          </w:hyperlink>
        </w:p>
        <w:p w14:paraId="422AA0C2" w14:textId="1449E525"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18" w:history="1">
            <w:r w:rsidR="00CE2064" w:rsidRPr="00682F8A">
              <w:rPr>
                <w:rStyle w:val="ae"/>
                <w:noProof/>
              </w:rPr>
              <w:t>4.8</w:t>
            </w:r>
            <w:r w:rsidR="00CE2064">
              <w:rPr>
                <w:rFonts w:asciiTheme="minorHAnsi" w:hAnsiTheme="minorHAnsi" w:cstheme="minorBidi"/>
                <w:noProof/>
                <w:spacing w:val="0"/>
                <w:sz w:val="22"/>
                <w:szCs w:val="22"/>
                <w:lang w:eastAsia="en-AU"/>
              </w:rPr>
              <w:tab/>
            </w:r>
            <w:r w:rsidR="00CE2064" w:rsidRPr="00682F8A">
              <w:rPr>
                <w:rStyle w:val="ae"/>
                <w:noProof/>
              </w:rPr>
              <w:t>Button Behaviour</w:t>
            </w:r>
            <w:r w:rsidR="00CE2064">
              <w:rPr>
                <w:noProof/>
                <w:webHidden/>
              </w:rPr>
              <w:tab/>
            </w:r>
            <w:r w:rsidR="00CE2064">
              <w:rPr>
                <w:noProof/>
                <w:webHidden/>
              </w:rPr>
              <w:fldChar w:fldCharType="begin"/>
            </w:r>
            <w:r w:rsidR="00CE2064">
              <w:rPr>
                <w:noProof/>
                <w:webHidden/>
              </w:rPr>
              <w:instrText xml:space="preserve"> PAGEREF _Toc5263218 \h </w:instrText>
            </w:r>
            <w:r w:rsidR="00CE2064">
              <w:rPr>
                <w:noProof/>
                <w:webHidden/>
              </w:rPr>
            </w:r>
            <w:r w:rsidR="00CE2064">
              <w:rPr>
                <w:noProof/>
                <w:webHidden/>
              </w:rPr>
              <w:fldChar w:fldCharType="separate"/>
            </w:r>
            <w:r w:rsidR="00CE2064">
              <w:rPr>
                <w:noProof/>
                <w:webHidden/>
              </w:rPr>
              <w:t>14</w:t>
            </w:r>
            <w:r w:rsidR="00CE2064">
              <w:rPr>
                <w:noProof/>
                <w:webHidden/>
              </w:rPr>
              <w:fldChar w:fldCharType="end"/>
            </w:r>
          </w:hyperlink>
        </w:p>
        <w:p w14:paraId="786601F9" w14:textId="77771AE7"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19" w:history="1">
            <w:r w:rsidR="00CE2064" w:rsidRPr="00682F8A">
              <w:rPr>
                <w:rStyle w:val="ae"/>
                <w:noProof/>
                <w:lang w:val="en-US" w:eastAsia="en-AU"/>
              </w:rPr>
              <w:t>4.8.1</w:t>
            </w:r>
            <w:r w:rsidR="00CE2064">
              <w:rPr>
                <w:rFonts w:asciiTheme="minorHAnsi" w:hAnsiTheme="minorHAnsi" w:cstheme="minorBidi"/>
                <w:noProof/>
                <w:spacing w:val="0"/>
                <w:sz w:val="22"/>
                <w:szCs w:val="22"/>
                <w:lang w:eastAsia="en-AU"/>
              </w:rPr>
              <w:tab/>
            </w:r>
            <w:r w:rsidR="00CE2064" w:rsidRPr="00682F8A">
              <w:rPr>
                <w:rStyle w:val="ae"/>
                <w:noProof/>
              </w:rPr>
              <w:t>Tracker in Shipping State</w:t>
            </w:r>
            <w:r w:rsidR="00CE2064">
              <w:rPr>
                <w:noProof/>
                <w:webHidden/>
              </w:rPr>
              <w:tab/>
            </w:r>
            <w:r w:rsidR="00CE2064">
              <w:rPr>
                <w:noProof/>
                <w:webHidden/>
              </w:rPr>
              <w:fldChar w:fldCharType="begin"/>
            </w:r>
            <w:r w:rsidR="00CE2064">
              <w:rPr>
                <w:noProof/>
                <w:webHidden/>
              </w:rPr>
              <w:instrText xml:space="preserve"> PAGEREF _Toc5263219 \h </w:instrText>
            </w:r>
            <w:r w:rsidR="00CE2064">
              <w:rPr>
                <w:noProof/>
                <w:webHidden/>
              </w:rPr>
            </w:r>
            <w:r w:rsidR="00CE2064">
              <w:rPr>
                <w:noProof/>
                <w:webHidden/>
              </w:rPr>
              <w:fldChar w:fldCharType="separate"/>
            </w:r>
            <w:r w:rsidR="00CE2064">
              <w:rPr>
                <w:noProof/>
                <w:webHidden/>
              </w:rPr>
              <w:t>14</w:t>
            </w:r>
            <w:r w:rsidR="00CE2064">
              <w:rPr>
                <w:noProof/>
                <w:webHidden/>
              </w:rPr>
              <w:fldChar w:fldCharType="end"/>
            </w:r>
          </w:hyperlink>
        </w:p>
        <w:p w14:paraId="7C66A2F1" w14:textId="46A0A5DA"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20" w:history="1">
            <w:r w:rsidR="00CE2064" w:rsidRPr="00682F8A">
              <w:rPr>
                <w:rStyle w:val="ae"/>
                <w:noProof/>
              </w:rPr>
              <w:t>4.9</w:t>
            </w:r>
            <w:r w:rsidR="00CE2064">
              <w:rPr>
                <w:rFonts w:asciiTheme="minorHAnsi" w:hAnsiTheme="minorHAnsi" w:cstheme="minorBidi"/>
                <w:noProof/>
                <w:spacing w:val="0"/>
                <w:sz w:val="22"/>
                <w:szCs w:val="22"/>
                <w:lang w:eastAsia="en-AU"/>
              </w:rPr>
              <w:tab/>
            </w:r>
            <w:r w:rsidR="00CE2064" w:rsidRPr="00682F8A">
              <w:rPr>
                <w:rStyle w:val="ae"/>
                <w:noProof/>
              </w:rPr>
              <w:t>Buzzer Behaviour</w:t>
            </w:r>
            <w:r w:rsidR="00CE2064">
              <w:rPr>
                <w:noProof/>
                <w:webHidden/>
              </w:rPr>
              <w:tab/>
            </w:r>
            <w:r w:rsidR="00CE2064">
              <w:rPr>
                <w:noProof/>
                <w:webHidden/>
              </w:rPr>
              <w:fldChar w:fldCharType="begin"/>
            </w:r>
            <w:r w:rsidR="00CE2064">
              <w:rPr>
                <w:noProof/>
                <w:webHidden/>
              </w:rPr>
              <w:instrText xml:space="preserve"> PAGEREF _Toc5263220 \h </w:instrText>
            </w:r>
            <w:r w:rsidR="00CE2064">
              <w:rPr>
                <w:noProof/>
                <w:webHidden/>
              </w:rPr>
            </w:r>
            <w:r w:rsidR="00CE2064">
              <w:rPr>
                <w:noProof/>
                <w:webHidden/>
              </w:rPr>
              <w:fldChar w:fldCharType="separate"/>
            </w:r>
            <w:r w:rsidR="00CE2064">
              <w:rPr>
                <w:noProof/>
                <w:webHidden/>
              </w:rPr>
              <w:t>15</w:t>
            </w:r>
            <w:r w:rsidR="00CE2064">
              <w:rPr>
                <w:noProof/>
                <w:webHidden/>
              </w:rPr>
              <w:fldChar w:fldCharType="end"/>
            </w:r>
          </w:hyperlink>
        </w:p>
        <w:p w14:paraId="0885F090" w14:textId="09B52A26"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21" w:history="1">
            <w:r w:rsidR="00CE2064" w:rsidRPr="00682F8A">
              <w:rPr>
                <w:rStyle w:val="ae"/>
                <w:noProof/>
              </w:rPr>
              <w:t>4.10</w:t>
            </w:r>
            <w:r w:rsidR="00CE2064">
              <w:rPr>
                <w:rFonts w:asciiTheme="minorHAnsi" w:hAnsiTheme="minorHAnsi" w:cstheme="minorBidi"/>
                <w:noProof/>
                <w:spacing w:val="0"/>
                <w:sz w:val="22"/>
                <w:szCs w:val="22"/>
                <w:lang w:eastAsia="en-AU"/>
              </w:rPr>
              <w:tab/>
            </w:r>
            <w:r w:rsidR="00CE2064" w:rsidRPr="00682F8A">
              <w:rPr>
                <w:rStyle w:val="ae"/>
                <w:noProof/>
              </w:rPr>
              <w:t>Battery Level Reporting</w:t>
            </w:r>
            <w:r w:rsidR="00CE2064">
              <w:rPr>
                <w:noProof/>
                <w:webHidden/>
              </w:rPr>
              <w:tab/>
            </w:r>
            <w:r w:rsidR="00CE2064">
              <w:rPr>
                <w:noProof/>
                <w:webHidden/>
              </w:rPr>
              <w:fldChar w:fldCharType="begin"/>
            </w:r>
            <w:r w:rsidR="00CE2064">
              <w:rPr>
                <w:noProof/>
                <w:webHidden/>
              </w:rPr>
              <w:instrText xml:space="preserve"> PAGEREF _Toc5263221 \h </w:instrText>
            </w:r>
            <w:r w:rsidR="00CE2064">
              <w:rPr>
                <w:noProof/>
                <w:webHidden/>
              </w:rPr>
            </w:r>
            <w:r w:rsidR="00CE2064">
              <w:rPr>
                <w:noProof/>
                <w:webHidden/>
              </w:rPr>
              <w:fldChar w:fldCharType="separate"/>
            </w:r>
            <w:r w:rsidR="00CE2064">
              <w:rPr>
                <w:noProof/>
                <w:webHidden/>
              </w:rPr>
              <w:t>15</w:t>
            </w:r>
            <w:r w:rsidR="00CE2064">
              <w:rPr>
                <w:noProof/>
                <w:webHidden/>
              </w:rPr>
              <w:fldChar w:fldCharType="end"/>
            </w:r>
          </w:hyperlink>
        </w:p>
        <w:p w14:paraId="156A8547" w14:textId="641F6F87"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22" w:history="1">
            <w:r w:rsidR="00CE2064" w:rsidRPr="00682F8A">
              <w:rPr>
                <w:rStyle w:val="ae"/>
                <w:noProof/>
              </w:rPr>
              <w:t>5</w:t>
            </w:r>
            <w:r w:rsidR="00CE2064">
              <w:rPr>
                <w:rFonts w:asciiTheme="minorHAnsi" w:hAnsiTheme="minorHAnsi" w:cstheme="minorBidi"/>
                <w:noProof/>
                <w:spacing w:val="0"/>
                <w:sz w:val="22"/>
                <w:szCs w:val="22"/>
                <w:lang w:eastAsia="en-AU"/>
              </w:rPr>
              <w:tab/>
            </w:r>
            <w:r w:rsidR="00CE2064" w:rsidRPr="00682F8A">
              <w:rPr>
                <w:rStyle w:val="ae"/>
                <w:noProof/>
              </w:rPr>
              <w:t>Integration specifications</w:t>
            </w:r>
            <w:r w:rsidR="00CE2064">
              <w:rPr>
                <w:noProof/>
                <w:webHidden/>
              </w:rPr>
              <w:tab/>
            </w:r>
            <w:r w:rsidR="00CE2064">
              <w:rPr>
                <w:noProof/>
                <w:webHidden/>
              </w:rPr>
              <w:fldChar w:fldCharType="begin"/>
            </w:r>
            <w:r w:rsidR="00CE2064">
              <w:rPr>
                <w:noProof/>
                <w:webHidden/>
              </w:rPr>
              <w:instrText xml:space="preserve"> PAGEREF _Toc5263222 \h </w:instrText>
            </w:r>
            <w:r w:rsidR="00CE2064">
              <w:rPr>
                <w:noProof/>
                <w:webHidden/>
              </w:rPr>
            </w:r>
            <w:r w:rsidR="00CE2064">
              <w:rPr>
                <w:noProof/>
                <w:webHidden/>
              </w:rPr>
              <w:fldChar w:fldCharType="separate"/>
            </w:r>
            <w:r w:rsidR="00CE2064">
              <w:rPr>
                <w:noProof/>
                <w:webHidden/>
              </w:rPr>
              <w:t>15</w:t>
            </w:r>
            <w:r w:rsidR="00CE2064">
              <w:rPr>
                <w:noProof/>
                <w:webHidden/>
              </w:rPr>
              <w:fldChar w:fldCharType="end"/>
            </w:r>
          </w:hyperlink>
        </w:p>
        <w:p w14:paraId="3287BAC7" w14:textId="2C726AAC"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23" w:history="1">
            <w:r w:rsidR="00CE2064" w:rsidRPr="00682F8A">
              <w:rPr>
                <w:rStyle w:val="ae"/>
                <w:noProof/>
                <w:lang w:eastAsia="en-AU"/>
              </w:rPr>
              <w:t>5.1</w:t>
            </w:r>
            <w:r w:rsidR="00CE2064">
              <w:rPr>
                <w:rFonts w:asciiTheme="minorHAnsi" w:hAnsiTheme="minorHAnsi" w:cstheme="minorBidi"/>
                <w:noProof/>
                <w:spacing w:val="0"/>
                <w:sz w:val="22"/>
                <w:szCs w:val="22"/>
                <w:lang w:eastAsia="en-AU"/>
              </w:rPr>
              <w:tab/>
            </w:r>
            <w:r w:rsidR="00CE2064" w:rsidRPr="00682F8A">
              <w:rPr>
                <w:rStyle w:val="ae"/>
                <w:noProof/>
                <w:lang w:eastAsia="en-AU"/>
              </w:rPr>
              <w:t>LTE Device from or to LoT app</w:t>
            </w:r>
            <w:r w:rsidR="00CE2064">
              <w:rPr>
                <w:noProof/>
                <w:webHidden/>
              </w:rPr>
              <w:tab/>
            </w:r>
            <w:r w:rsidR="00CE2064">
              <w:rPr>
                <w:noProof/>
                <w:webHidden/>
              </w:rPr>
              <w:fldChar w:fldCharType="begin"/>
            </w:r>
            <w:r w:rsidR="00CE2064">
              <w:rPr>
                <w:noProof/>
                <w:webHidden/>
              </w:rPr>
              <w:instrText xml:space="preserve"> PAGEREF _Toc5263223 \h </w:instrText>
            </w:r>
            <w:r w:rsidR="00CE2064">
              <w:rPr>
                <w:noProof/>
                <w:webHidden/>
              </w:rPr>
            </w:r>
            <w:r w:rsidR="00CE2064">
              <w:rPr>
                <w:noProof/>
                <w:webHidden/>
              </w:rPr>
              <w:fldChar w:fldCharType="separate"/>
            </w:r>
            <w:r w:rsidR="00CE2064">
              <w:rPr>
                <w:noProof/>
                <w:webHidden/>
              </w:rPr>
              <w:t>15</w:t>
            </w:r>
            <w:r w:rsidR="00CE2064">
              <w:rPr>
                <w:noProof/>
                <w:webHidden/>
              </w:rPr>
              <w:fldChar w:fldCharType="end"/>
            </w:r>
          </w:hyperlink>
        </w:p>
        <w:p w14:paraId="1C1530CC" w14:textId="1DEFB7BC"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24" w:history="1">
            <w:r w:rsidR="00CE2064" w:rsidRPr="00682F8A">
              <w:rPr>
                <w:rStyle w:val="ae"/>
                <w:noProof/>
                <w:lang w:eastAsia="en-AU"/>
              </w:rPr>
              <w:t>5.2</w:t>
            </w:r>
            <w:r w:rsidR="00CE2064">
              <w:rPr>
                <w:rFonts w:asciiTheme="minorHAnsi" w:hAnsiTheme="minorHAnsi" w:cstheme="minorBidi"/>
                <w:noProof/>
                <w:spacing w:val="0"/>
                <w:sz w:val="22"/>
                <w:szCs w:val="22"/>
                <w:lang w:eastAsia="en-AU"/>
              </w:rPr>
              <w:tab/>
            </w:r>
            <w:r w:rsidR="00CE2064" w:rsidRPr="00682F8A">
              <w:rPr>
                <w:rStyle w:val="ae"/>
                <w:noProof/>
                <w:lang w:eastAsia="en-AU"/>
              </w:rPr>
              <w:t>LTE Device to IoT Hub</w:t>
            </w:r>
            <w:r w:rsidR="00CE2064">
              <w:rPr>
                <w:noProof/>
                <w:webHidden/>
              </w:rPr>
              <w:tab/>
            </w:r>
            <w:r w:rsidR="00CE2064">
              <w:rPr>
                <w:noProof/>
                <w:webHidden/>
              </w:rPr>
              <w:fldChar w:fldCharType="begin"/>
            </w:r>
            <w:r w:rsidR="00CE2064">
              <w:rPr>
                <w:noProof/>
                <w:webHidden/>
              </w:rPr>
              <w:instrText xml:space="preserve"> PAGEREF _Toc5263224 \h </w:instrText>
            </w:r>
            <w:r w:rsidR="00CE2064">
              <w:rPr>
                <w:noProof/>
                <w:webHidden/>
              </w:rPr>
            </w:r>
            <w:r w:rsidR="00CE2064">
              <w:rPr>
                <w:noProof/>
                <w:webHidden/>
              </w:rPr>
              <w:fldChar w:fldCharType="separate"/>
            </w:r>
            <w:r w:rsidR="00CE2064">
              <w:rPr>
                <w:noProof/>
                <w:webHidden/>
              </w:rPr>
              <w:t>16</w:t>
            </w:r>
            <w:r w:rsidR="00CE2064">
              <w:rPr>
                <w:noProof/>
                <w:webHidden/>
              </w:rPr>
              <w:fldChar w:fldCharType="end"/>
            </w:r>
          </w:hyperlink>
        </w:p>
        <w:p w14:paraId="73FDC70A" w14:textId="0926D04A"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25" w:history="1">
            <w:r w:rsidR="00CE2064" w:rsidRPr="00682F8A">
              <w:rPr>
                <w:rStyle w:val="ae"/>
                <w:noProof/>
              </w:rPr>
              <w:t>5.2.1</w:t>
            </w:r>
            <w:r w:rsidR="00CE2064">
              <w:rPr>
                <w:rFonts w:asciiTheme="minorHAnsi" w:hAnsiTheme="minorHAnsi" w:cstheme="minorBidi"/>
                <w:noProof/>
                <w:spacing w:val="0"/>
                <w:sz w:val="22"/>
                <w:szCs w:val="22"/>
                <w:lang w:eastAsia="en-AU"/>
              </w:rPr>
              <w:tab/>
            </w:r>
            <w:r w:rsidR="00CE2064" w:rsidRPr="00682F8A">
              <w:rPr>
                <w:rStyle w:val="ae"/>
                <w:noProof/>
              </w:rPr>
              <w:t>All MQTT transaction Payloads</w:t>
            </w:r>
            <w:r w:rsidR="00CE2064">
              <w:rPr>
                <w:noProof/>
                <w:webHidden/>
              </w:rPr>
              <w:tab/>
            </w:r>
            <w:r w:rsidR="00CE2064">
              <w:rPr>
                <w:noProof/>
                <w:webHidden/>
              </w:rPr>
              <w:fldChar w:fldCharType="begin"/>
            </w:r>
            <w:r w:rsidR="00CE2064">
              <w:rPr>
                <w:noProof/>
                <w:webHidden/>
              </w:rPr>
              <w:instrText xml:space="preserve"> PAGEREF _Toc5263225 \h </w:instrText>
            </w:r>
            <w:r w:rsidR="00CE2064">
              <w:rPr>
                <w:noProof/>
                <w:webHidden/>
              </w:rPr>
            </w:r>
            <w:r w:rsidR="00CE2064">
              <w:rPr>
                <w:noProof/>
                <w:webHidden/>
              </w:rPr>
              <w:fldChar w:fldCharType="separate"/>
            </w:r>
            <w:r w:rsidR="00CE2064">
              <w:rPr>
                <w:noProof/>
                <w:webHidden/>
              </w:rPr>
              <w:t>17</w:t>
            </w:r>
            <w:r w:rsidR="00CE2064">
              <w:rPr>
                <w:noProof/>
                <w:webHidden/>
              </w:rPr>
              <w:fldChar w:fldCharType="end"/>
            </w:r>
          </w:hyperlink>
        </w:p>
        <w:p w14:paraId="69C9CF07" w14:textId="2335F9F8"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26" w:history="1">
            <w:r w:rsidR="00CE2064" w:rsidRPr="00682F8A">
              <w:rPr>
                <w:rStyle w:val="ae"/>
                <w:noProof/>
              </w:rPr>
              <w:t>6</w:t>
            </w:r>
            <w:r w:rsidR="00CE2064">
              <w:rPr>
                <w:rFonts w:asciiTheme="minorHAnsi" w:hAnsiTheme="minorHAnsi" w:cstheme="minorBidi"/>
                <w:noProof/>
                <w:spacing w:val="0"/>
                <w:sz w:val="22"/>
                <w:szCs w:val="22"/>
                <w:lang w:eastAsia="en-AU"/>
              </w:rPr>
              <w:tab/>
            </w:r>
            <w:r w:rsidR="00CE2064" w:rsidRPr="00682F8A">
              <w:rPr>
                <w:rStyle w:val="ae"/>
                <w:noProof/>
              </w:rPr>
              <w:t>References and Attachments</w:t>
            </w:r>
            <w:r w:rsidR="00CE2064">
              <w:rPr>
                <w:noProof/>
                <w:webHidden/>
              </w:rPr>
              <w:tab/>
            </w:r>
            <w:r w:rsidR="00CE2064">
              <w:rPr>
                <w:noProof/>
                <w:webHidden/>
              </w:rPr>
              <w:fldChar w:fldCharType="begin"/>
            </w:r>
            <w:r w:rsidR="00CE2064">
              <w:rPr>
                <w:noProof/>
                <w:webHidden/>
              </w:rPr>
              <w:instrText xml:space="preserve"> PAGEREF _Toc5263226 \h </w:instrText>
            </w:r>
            <w:r w:rsidR="00CE2064">
              <w:rPr>
                <w:noProof/>
                <w:webHidden/>
              </w:rPr>
            </w:r>
            <w:r w:rsidR="00CE2064">
              <w:rPr>
                <w:noProof/>
                <w:webHidden/>
              </w:rPr>
              <w:fldChar w:fldCharType="separate"/>
            </w:r>
            <w:r w:rsidR="00CE2064">
              <w:rPr>
                <w:noProof/>
                <w:webHidden/>
              </w:rPr>
              <w:t>23</w:t>
            </w:r>
            <w:r w:rsidR="00CE2064">
              <w:rPr>
                <w:noProof/>
                <w:webHidden/>
              </w:rPr>
              <w:fldChar w:fldCharType="end"/>
            </w:r>
          </w:hyperlink>
        </w:p>
        <w:p w14:paraId="7E183E3E" w14:textId="33895180"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27" w:history="1">
            <w:r w:rsidR="00CE2064" w:rsidRPr="00682F8A">
              <w:rPr>
                <w:rStyle w:val="ae"/>
                <w:noProof/>
              </w:rPr>
              <w:t>7</w:t>
            </w:r>
            <w:r w:rsidR="00CE2064">
              <w:rPr>
                <w:rFonts w:asciiTheme="minorHAnsi" w:hAnsiTheme="minorHAnsi" w:cstheme="minorBidi"/>
                <w:noProof/>
                <w:spacing w:val="0"/>
                <w:sz w:val="22"/>
                <w:szCs w:val="22"/>
                <w:lang w:eastAsia="en-AU"/>
              </w:rPr>
              <w:tab/>
            </w:r>
            <w:r w:rsidR="00CE2064" w:rsidRPr="00682F8A">
              <w:rPr>
                <w:rStyle w:val="ae"/>
                <w:noProof/>
              </w:rPr>
              <w:t>DOCUMENT CONTROL SHEET</w:t>
            </w:r>
            <w:r w:rsidR="00CE2064">
              <w:rPr>
                <w:noProof/>
                <w:webHidden/>
              </w:rPr>
              <w:tab/>
            </w:r>
            <w:r w:rsidR="00CE2064">
              <w:rPr>
                <w:noProof/>
                <w:webHidden/>
              </w:rPr>
              <w:fldChar w:fldCharType="begin"/>
            </w:r>
            <w:r w:rsidR="00CE2064">
              <w:rPr>
                <w:noProof/>
                <w:webHidden/>
              </w:rPr>
              <w:instrText xml:space="preserve"> PAGEREF _Toc5263227 \h </w:instrText>
            </w:r>
            <w:r w:rsidR="00CE2064">
              <w:rPr>
                <w:noProof/>
                <w:webHidden/>
              </w:rPr>
            </w:r>
            <w:r w:rsidR="00CE2064">
              <w:rPr>
                <w:noProof/>
                <w:webHidden/>
              </w:rPr>
              <w:fldChar w:fldCharType="separate"/>
            </w:r>
            <w:r w:rsidR="00CE2064">
              <w:rPr>
                <w:noProof/>
                <w:webHidden/>
              </w:rPr>
              <w:t>23</w:t>
            </w:r>
            <w:r w:rsidR="00CE2064">
              <w:rPr>
                <w:noProof/>
                <w:webHidden/>
              </w:rPr>
              <w:fldChar w:fldCharType="end"/>
            </w:r>
          </w:hyperlink>
        </w:p>
        <w:p w14:paraId="0318D6A6" w14:textId="17F0273B"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28" w:history="1">
            <w:r w:rsidR="00CE2064" w:rsidRPr="00682F8A">
              <w:rPr>
                <w:rStyle w:val="ae"/>
                <w:noProof/>
              </w:rPr>
              <w:t>8</w:t>
            </w:r>
            <w:r w:rsidR="00CE2064">
              <w:rPr>
                <w:rFonts w:asciiTheme="minorHAnsi" w:hAnsiTheme="minorHAnsi" w:cstheme="minorBidi"/>
                <w:noProof/>
                <w:spacing w:val="0"/>
                <w:sz w:val="22"/>
                <w:szCs w:val="22"/>
                <w:lang w:eastAsia="en-AU"/>
              </w:rPr>
              <w:tab/>
            </w:r>
            <w:r w:rsidR="00CE2064" w:rsidRPr="00682F8A">
              <w:rPr>
                <w:rStyle w:val="ae"/>
                <w:noProof/>
              </w:rPr>
              <w:t>Record of changes</w:t>
            </w:r>
            <w:r w:rsidR="00CE2064">
              <w:rPr>
                <w:noProof/>
                <w:webHidden/>
              </w:rPr>
              <w:tab/>
            </w:r>
            <w:r w:rsidR="00CE2064">
              <w:rPr>
                <w:noProof/>
                <w:webHidden/>
              </w:rPr>
              <w:fldChar w:fldCharType="begin"/>
            </w:r>
            <w:r w:rsidR="00CE2064">
              <w:rPr>
                <w:noProof/>
                <w:webHidden/>
              </w:rPr>
              <w:instrText xml:space="preserve"> PAGEREF _Toc5263228 \h </w:instrText>
            </w:r>
            <w:r w:rsidR="00CE2064">
              <w:rPr>
                <w:noProof/>
                <w:webHidden/>
              </w:rPr>
            </w:r>
            <w:r w:rsidR="00CE2064">
              <w:rPr>
                <w:noProof/>
                <w:webHidden/>
              </w:rPr>
              <w:fldChar w:fldCharType="separate"/>
            </w:r>
            <w:r w:rsidR="00CE2064">
              <w:rPr>
                <w:noProof/>
                <w:webHidden/>
              </w:rPr>
              <w:t>23</w:t>
            </w:r>
            <w:r w:rsidR="00CE2064">
              <w:rPr>
                <w:noProof/>
                <w:webHidden/>
              </w:rPr>
              <w:fldChar w:fldCharType="end"/>
            </w:r>
          </w:hyperlink>
        </w:p>
        <w:p w14:paraId="6AEF572C" w14:textId="3F009AC8" w:rsidR="00CE2064" w:rsidRDefault="00A43577">
          <w:pPr>
            <w:pStyle w:val="10"/>
            <w:tabs>
              <w:tab w:val="left" w:pos="403"/>
              <w:tab w:val="right" w:leader="dot" w:pos="9154"/>
            </w:tabs>
            <w:rPr>
              <w:rFonts w:asciiTheme="minorHAnsi" w:hAnsiTheme="minorHAnsi" w:cstheme="minorBidi"/>
              <w:noProof/>
              <w:spacing w:val="0"/>
              <w:sz w:val="22"/>
              <w:szCs w:val="22"/>
              <w:lang w:eastAsia="en-AU"/>
            </w:rPr>
          </w:pPr>
          <w:hyperlink w:anchor="_Toc5263229" w:history="1">
            <w:r w:rsidR="00CE2064" w:rsidRPr="00682F8A">
              <w:rPr>
                <w:rStyle w:val="ae"/>
                <w:noProof/>
              </w:rPr>
              <w:t>9</w:t>
            </w:r>
            <w:r w:rsidR="00CE2064">
              <w:rPr>
                <w:rFonts w:asciiTheme="minorHAnsi" w:hAnsiTheme="minorHAnsi" w:cstheme="minorBidi"/>
                <w:noProof/>
                <w:spacing w:val="0"/>
                <w:sz w:val="22"/>
                <w:szCs w:val="22"/>
                <w:lang w:eastAsia="en-AU"/>
              </w:rPr>
              <w:tab/>
            </w:r>
            <w:r w:rsidR="00CE2064" w:rsidRPr="00682F8A">
              <w:rPr>
                <w:rStyle w:val="ae"/>
                <w:noProof/>
              </w:rPr>
              <w:t>APPENDIX – A</w:t>
            </w:r>
            <w:r w:rsidR="00CE2064">
              <w:rPr>
                <w:noProof/>
                <w:webHidden/>
              </w:rPr>
              <w:tab/>
            </w:r>
            <w:r w:rsidR="00CE2064">
              <w:rPr>
                <w:noProof/>
                <w:webHidden/>
              </w:rPr>
              <w:fldChar w:fldCharType="begin"/>
            </w:r>
            <w:r w:rsidR="00CE2064">
              <w:rPr>
                <w:noProof/>
                <w:webHidden/>
              </w:rPr>
              <w:instrText xml:space="preserve"> PAGEREF _Toc5263229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7AF02E04" w14:textId="1144716D"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30" w:history="1">
            <w:r w:rsidR="00CE2064" w:rsidRPr="00682F8A">
              <w:rPr>
                <w:rStyle w:val="ae"/>
                <w:noProof/>
              </w:rPr>
              <w:t>9.1</w:t>
            </w:r>
            <w:r w:rsidR="00CE2064">
              <w:rPr>
                <w:rFonts w:asciiTheme="minorHAnsi" w:hAnsiTheme="minorHAnsi" w:cstheme="minorBidi"/>
                <w:noProof/>
                <w:spacing w:val="0"/>
                <w:sz w:val="22"/>
                <w:szCs w:val="22"/>
                <w:lang w:eastAsia="en-AU"/>
              </w:rPr>
              <w:tab/>
            </w:r>
            <w:r w:rsidR="00CE2064" w:rsidRPr="00682F8A">
              <w:rPr>
                <w:rStyle w:val="ae"/>
                <w:noProof/>
              </w:rPr>
              <w:t>LoT App Expectations to support the Device design</w:t>
            </w:r>
            <w:r w:rsidR="00CE2064">
              <w:rPr>
                <w:noProof/>
                <w:webHidden/>
              </w:rPr>
              <w:tab/>
            </w:r>
            <w:r w:rsidR="00CE2064">
              <w:rPr>
                <w:noProof/>
                <w:webHidden/>
              </w:rPr>
              <w:fldChar w:fldCharType="begin"/>
            </w:r>
            <w:r w:rsidR="00CE2064">
              <w:rPr>
                <w:noProof/>
                <w:webHidden/>
              </w:rPr>
              <w:instrText xml:space="preserve"> PAGEREF _Toc5263230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6B224A1C" w14:textId="5DD705EB"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31" w:history="1">
            <w:r w:rsidR="00CE2064" w:rsidRPr="00682F8A">
              <w:rPr>
                <w:rStyle w:val="ae"/>
                <w:noProof/>
              </w:rPr>
              <w:t>9.2</w:t>
            </w:r>
            <w:r w:rsidR="00CE2064">
              <w:rPr>
                <w:rFonts w:asciiTheme="minorHAnsi" w:hAnsiTheme="minorHAnsi" w:cstheme="minorBidi"/>
                <w:noProof/>
                <w:spacing w:val="0"/>
                <w:sz w:val="22"/>
                <w:szCs w:val="22"/>
                <w:lang w:eastAsia="en-AU"/>
              </w:rPr>
              <w:tab/>
            </w:r>
            <w:r w:rsidR="00CE2064" w:rsidRPr="00682F8A">
              <w:rPr>
                <w:rStyle w:val="ae"/>
                <w:noProof/>
              </w:rPr>
              <w:t>LoT platform Expectations to support the Device design</w:t>
            </w:r>
            <w:r w:rsidR="00CE2064">
              <w:rPr>
                <w:noProof/>
                <w:webHidden/>
              </w:rPr>
              <w:tab/>
            </w:r>
            <w:r w:rsidR="00CE2064">
              <w:rPr>
                <w:noProof/>
                <w:webHidden/>
              </w:rPr>
              <w:fldChar w:fldCharType="begin"/>
            </w:r>
            <w:r w:rsidR="00CE2064">
              <w:rPr>
                <w:noProof/>
                <w:webHidden/>
              </w:rPr>
              <w:instrText xml:space="preserve"> PAGEREF _Toc5263231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1D81FB5A" w14:textId="2D8B8A2A"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32" w:history="1">
            <w:r w:rsidR="00CE2064" w:rsidRPr="00682F8A">
              <w:rPr>
                <w:rStyle w:val="ae"/>
                <w:noProof/>
                <w:lang w:eastAsia="en-AU"/>
              </w:rPr>
              <w:t>9.2.1</w:t>
            </w:r>
            <w:r w:rsidR="00CE2064">
              <w:rPr>
                <w:rFonts w:asciiTheme="minorHAnsi" w:hAnsiTheme="minorHAnsi" w:cstheme="minorBidi"/>
                <w:noProof/>
                <w:spacing w:val="0"/>
                <w:sz w:val="22"/>
                <w:szCs w:val="22"/>
                <w:lang w:eastAsia="en-AU"/>
              </w:rPr>
              <w:tab/>
            </w:r>
            <w:r w:rsidR="00CE2064" w:rsidRPr="00682F8A">
              <w:rPr>
                <w:rStyle w:val="ae"/>
                <w:noProof/>
                <w:lang w:eastAsia="en-AU"/>
              </w:rPr>
              <w:t>IoT Hub</w:t>
            </w:r>
            <w:r w:rsidR="00CE2064">
              <w:rPr>
                <w:noProof/>
                <w:webHidden/>
              </w:rPr>
              <w:tab/>
            </w:r>
            <w:r w:rsidR="00CE2064">
              <w:rPr>
                <w:noProof/>
                <w:webHidden/>
              </w:rPr>
              <w:fldChar w:fldCharType="begin"/>
            </w:r>
            <w:r w:rsidR="00CE2064">
              <w:rPr>
                <w:noProof/>
                <w:webHidden/>
              </w:rPr>
              <w:instrText xml:space="preserve"> PAGEREF _Toc5263232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1E9463D2" w14:textId="06BCD28E" w:rsidR="00CE2064" w:rsidRDefault="00A43577">
          <w:pPr>
            <w:pStyle w:val="30"/>
            <w:tabs>
              <w:tab w:val="left" w:pos="1200"/>
              <w:tab w:val="right" w:leader="dot" w:pos="9154"/>
            </w:tabs>
            <w:rPr>
              <w:rFonts w:asciiTheme="minorHAnsi" w:hAnsiTheme="minorHAnsi" w:cstheme="minorBidi"/>
              <w:noProof/>
              <w:spacing w:val="0"/>
              <w:sz w:val="22"/>
              <w:szCs w:val="22"/>
              <w:lang w:eastAsia="en-AU"/>
            </w:rPr>
          </w:pPr>
          <w:hyperlink w:anchor="_Toc5263233" w:history="1">
            <w:r w:rsidR="00CE2064" w:rsidRPr="00682F8A">
              <w:rPr>
                <w:rStyle w:val="ae"/>
                <w:noProof/>
                <w:lang w:eastAsia="en-AU"/>
              </w:rPr>
              <w:t>9.2.2</w:t>
            </w:r>
            <w:r w:rsidR="00CE2064">
              <w:rPr>
                <w:rFonts w:asciiTheme="minorHAnsi" w:hAnsiTheme="minorHAnsi" w:cstheme="minorBidi"/>
                <w:noProof/>
                <w:spacing w:val="0"/>
                <w:sz w:val="22"/>
                <w:szCs w:val="22"/>
                <w:lang w:eastAsia="en-AU"/>
              </w:rPr>
              <w:tab/>
            </w:r>
            <w:r w:rsidR="00CE2064" w:rsidRPr="00682F8A">
              <w:rPr>
                <w:rStyle w:val="ae"/>
                <w:noProof/>
                <w:lang w:eastAsia="en-AU"/>
              </w:rPr>
              <w:t>Microservice (Service Fabric)</w:t>
            </w:r>
            <w:r w:rsidR="00CE2064">
              <w:rPr>
                <w:noProof/>
                <w:webHidden/>
              </w:rPr>
              <w:tab/>
            </w:r>
            <w:r w:rsidR="00CE2064">
              <w:rPr>
                <w:noProof/>
                <w:webHidden/>
              </w:rPr>
              <w:fldChar w:fldCharType="begin"/>
            </w:r>
            <w:r w:rsidR="00CE2064">
              <w:rPr>
                <w:noProof/>
                <w:webHidden/>
              </w:rPr>
              <w:instrText xml:space="preserve"> PAGEREF _Toc5263233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3DC624A3" w14:textId="734B3D6C" w:rsidR="00CE2064" w:rsidRDefault="00A43577">
          <w:pPr>
            <w:pStyle w:val="20"/>
            <w:tabs>
              <w:tab w:val="left" w:pos="800"/>
              <w:tab w:val="right" w:leader="dot" w:pos="9154"/>
            </w:tabs>
            <w:rPr>
              <w:rFonts w:asciiTheme="minorHAnsi" w:hAnsiTheme="minorHAnsi" w:cstheme="minorBidi"/>
              <w:noProof/>
              <w:spacing w:val="0"/>
              <w:sz w:val="22"/>
              <w:szCs w:val="22"/>
              <w:lang w:eastAsia="en-AU"/>
            </w:rPr>
          </w:pPr>
          <w:hyperlink w:anchor="_Toc5263234" w:history="1">
            <w:r w:rsidR="00CE2064" w:rsidRPr="00682F8A">
              <w:rPr>
                <w:rStyle w:val="ae"/>
                <w:noProof/>
                <w:lang w:eastAsia="en-AU"/>
              </w:rPr>
              <w:t>9.3</w:t>
            </w:r>
            <w:r w:rsidR="00CE2064">
              <w:rPr>
                <w:rFonts w:asciiTheme="minorHAnsi" w:hAnsiTheme="minorHAnsi" w:cstheme="minorBidi"/>
                <w:noProof/>
                <w:spacing w:val="0"/>
                <w:sz w:val="22"/>
                <w:szCs w:val="22"/>
                <w:lang w:eastAsia="en-AU"/>
              </w:rPr>
              <w:tab/>
            </w:r>
            <w:r w:rsidR="00CE2064" w:rsidRPr="00682F8A">
              <w:rPr>
                <w:rStyle w:val="ae"/>
                <w:noProof/>
                <w:lang w:eastAsia="en-AU"/>
              </w:rPr>
              <w:t>Azure PaaS cloud References</w:t>
            </w:r>
            <w:r w:rsidR="00CE2064">
              <w:rPr>
                <w:noProof/>
                <w:webHidden/>
              </w:rPr>
              <w:tab/>
            </w:r>
            <w:r w:rsidR="00CE2064">
              <w:rPr>
                <w:noProof/>
                <w:webHidden/>
              </w:rPr>
              <w:fldChar w:fldCharType="begin"/>
            </w:r>
            <w:r w:rsidR="00CE2064">
              <w:rPr>
                <w:noProof/>
                <w:webHidden/>
              </w:rPr>
              <w:instrText xml:space="preserve"> PAGEREF _Toc5263234 \h </w:instrText>
            </w:r>
            <w:r w:rsidR="00CE2064">
              <w:rPr>
                <w:noProof/>
                <w:webHidden/>
              </w:rPr>
            </w:r>
            <w:r w:rsidR="00CE2064">
              <w:rPr>
                <w:noProof/>
                <w:webHidden/>
              </w:rPr>
              <w:fldChar w:fldCharType="separate"/>
            </w:r>
            <w:r w:rsidR="00CE2064">
              <w:rPr>
                <w:noProof/>
                <w:webHidden/>
              </w:rPr>
              <w:t>24</w:t>
            </w:r>
            <w:r w:rsidR="00CE2064">
              <w:rPr>
                <w:noProof/>
                <w:webHidden/>
              </w:rPr>
              <w:fldChar w:fldCharType="end"/>
            </w:r>
          </w:hyperlink>
        </w:p>
        <w:p w14:paraId="6FFEF352" w14:textId="77777777" w:rsidR="009D09DA" w:rsidRPr="006F6281" w:rsidRDefault="00EC1A9E" w:rsidP="00B87879">
          <w:pPr>
            <w:spacing w:after="0" w:line="240" w:lineRule="auto"/>
            <w:jc w:val="both"/>
            <w:rPr>
              <w:rFonts w:ascii="Calibri" w:hAnsi="Calibri"/>
              <w:noProof/>
            </w:rPr>
          </w:pPr>
          <w:r w:rsidRPr="006F6281">
            <w:rPr>
              <w:rFonts w:ascii="Calibri" w:hAnsi="Calibri" w:cs="Calibri"/>
              <w:szCs w:val="20"/>
            </w:rPr>
            <w:fldChar w:fldCharType="end"/>
          </w:r>
        </w:p>
      </w:sdtContent>
    </w:sdt>
    <w:p w14:paraId="22C995DD" w14:textId="77777777" w:rsidR="009D09DA" w:rsidRPr="006F6281" w:rsidRDefault="009D09DA" w:rsidP="00B87879">
      <w:pPr>
        <w:spacing w:after="0" w:line="240" w:lineRule="auto"/>
        <w:jc w:val="both"/>
        <w:rPr>
          <w:rFonts w:ascii="Calibri" w:hAnsi="Calibri"/>
        </w:rPr>
      </w:pPr>
      <w:r w:rsidRPr="006F6281">
        <w:rPr>
          <w:rFonts w:ascii="Calibri" w:hAnsi="Calibri"/>
        </w:rPr>
        <w:t xml:space="preserve"> </w:t>
      </w:r>
      <w:r w:rsidRPr="006F6281">
        <w:rPr>
          <w:rFonts w:ascii="Calibri" w:hAnsi="Calibri"/>
        </w:rPr>
        <w:br w:type="page"/>
      </w:r>
    </w:p>
    <w:p w14:paraId="306BDB31" w14:textId="777BCF26" w:rsidR="00C86BDD" w:rsidRPr="006F6281" w:rsidRDefault="00C86BDD" w:rsidP="00B87879">
      <w:pPr>
        <w:pStyle w:val="1"/>
        <w:jc w:val="both"/>
      </w:pPr>
      <w:bookmarkStart w:id="3" w:name="_Toc5263199"/>
      <w:r w:rsidRPr="006F6281">
        <w:lastRenderedPageBreak/>
        <w:t>Scope and purpose</w:t>
      </w:r>
      <w:bookmarkEnd w:id="3"/>
    </w:p>
    <w:p w14:paraId="34C4A85D" w14:textId="0FA5180B" w:rsidR="00C86BDD" w:rsidRPr="006F6281" w:rsidRDefault="00C86BDD" w:rsidP="00B87879">
      <w:pPr>
        <w:jc w:val="both"/>
        <w:rPr>
          <w:rFonts w:ascii="Calibri" w:hAnsi="Calibri"/>
          <w:sz w:val="18"/>
          <w:szCs w:val="18"/>
        </w:rPr>
      </w:pPr>
      <w:r w:rsidRPr="006F6281">
        <w:rPr>
          <w:rFonts w:ascii="Calibri" w:hAnsi="Calibri"/>
          <w:sz w:val="18"/>
          <w:szCs w:val="18"/>
        </w:rPr>
        <w:t>The</w:t>
      </w:r>
      <w:r w:rsidRPr="006F6281">
        <w:rPr>
          <w:rFonts w:ascii="Calibri" w:hAnsi="Calibri"/>
          <w:sz w:val="18"/>
          <w:szCs w:val="18"/>
          <w:u w:val="single"/>
        </w:rPr>
        <w:t xml:space="preserve"> scope</w:t>
      </w:r>
      <w:r w:rsidRPr="006F6281">
        <w:rPr>
          <w:rFonts w:ascii="Calibri" w:hAnsi="Calibri"/>
          <w:sz w:val="18"/>
          <w:szCs w:val="18"/>
        </w:rPr>
        <w:t xml:space="preserve"> of the document is to provide the detailed design details to the DEVOPS team and the manufacturer teams in designing the respective components involved in the solution for enabling the LTE tags. This is for both consumer and enterprise customers.</w:t>
      </w:r>
    </w:p>
    <w:p w14:paraId="2383BAE1" w14:textId="2E27EDDF" w:rsidR="00C86BDD" w:rsidRPr="006F6281" w:rsidRDefault="00C86BDD" w:rsidP="00B87879">
      <w:pPr>
        <w:jc w:val="both"/>
        <w:rPr>
          <w:rFonts w:ascii="Calibri" w:hAnsi="Calibri"/>
          <w:sz w:val="18"/>
          <w:szCs w:val="18"/>
        </w:rPr>
      </w:pPr>
      <w:r w:rsidRPr="006F6281">
        <w:rPr>
          <w:rFonts w:ascii="Calibri" w:hAnsi="Calibri"/>
          <w:sz w:val="18"/>
          <w:szCs w:val="18"/>
        </w:rPr>
        <w:t xml:space="preserve">The </w:t>
      </w:r>
      <w:r w:rsidRPr="006F6281">
        <w:rPr>
          <w:rFonts w:ascii="Calibri" w:hAnsi="Calibri"/>
          <w:sz w:val="18"/>
          <w:szCs w:val="18"/>
          <w:u w:val="single"/>
        </w:rPr>
        <w:t xml:space="preserve">purpose </w:t>
      </w:r>
      <w:r w:rsidRPr="006F6281">
        <w:rPr>
          <w:rFonts w:ascii="Calibri" w:hAnsi="Calibri"/>
          <w:sz w:val="18"/>
          <w:szCs w:val="18"/>
        </w:rPr>
        <w:t xml:space="preserve">of the document is to ensure that the teams agree on the design and document the evolving phase outcomes to ensure the expectations are rightly set with the other stakeholders e.g. testers, product managers </w:t>
      </w:r>
      <w:proofErr w:type="spellStart"/>
      <w:r w:rsidRPr="006F6281">
        <w:rPr>
          <w:rFonts w:ascii="Calibri" w:hAnsi="Calibri"/>
          <w:sz w:val="18"/>
          <w:szCs w:val="18"/>
        </w:rPr>
        <w:t>et</w:t>
      </w:r>
      <w:proofErr w:type="spellEnd"/>
      <w:r w:rsidRPr="006F6281">
        <w:rPr>
          <w:rFonts w:ascii="Calibri" w:hAnsi="Calibri"/>
          <w:sz w:val="18"/>
          <w:szCs w:val="18"/>
        </w:rPr>
        <w:t xml:space="preserve"> all.</w:t>
      </w:r>
    </w:p>
    <w:p w14:paraId="2BC0A67F" w14:textId="20224AD1" w:rsidR="004820E7" w:rsidRPr="006F6281" w:rsidRDefault="004820E7" w:rsidP="00B87879">
      <w:pPr>
        <w:pStyle w:val="1"/>
        <w:jc w:val="both"/>
      </w:pPr>
      <w:bookmarkStart w:id="4" w:name="_Toc5263200"/>
      <w:r w:rsidRPr="006F6281">
        <w:t>Program a</w:t>
      </w:r>
      <w:r w:rsidR="00123D69" w:rsidRPr="006F6281">
        <w:t>nd Product a</w:t>
      </w:r>
      <w:r w:rsidRPr="006F6281">
        <w:t>t a glance</w:t>
      </w:r>
      <w:bookmarkEnd w:id="4"/>
    </w:p>
    <w:p w14:paraId="0A95A996" w14:textId="769B7F1F" w:rsidR="004820E7" w:rsidRPr="006F6281" w:rsidRDefault="009F73FE" w:rsidP="00B87879">
      <w:pPr>
        <w:pStyle w:val="Bodytextblue"/>
        <w:jc w:val="both"/>
        <w:rPr>
          <w:rFonts w:ascii="Calibri" w:hAnsi="Calibri"/>
          <w:color w:val="auto"/>
        </w:rPr>
      </w:pPr>
      <w:r w:rsidRPr="006F6281">
        <w:rPr>
          <w:rFonts w:ascii="Calibri" w:hAnsi="Calibri"/>
          <w:color w:val="auto"/>
        </w:rPr>
        <w:t xml:space="preserve">Telstra is introducing a new location service into the market which is a subscription based finding service to help the customer track their things that matter most to them – from keys, bags to bikes, pets and business assets like tools and vehicles. It works by attaching a </w:t>
      </w:r>
      <w:r w:rsidR="00566A09" w:rsidRPr="006F6281">
        <w:rPr>
          <w:rFonts w:ascii="Calibri" w:hAnsi="Calibri"/>
          <w:color w:val="auto"/>
        </w:rPr>
        <w:t>‘</w:t>
      </w:r>
      <w:r w:rsidRPr="006F6281">
        <w:rPr>
          <w:rFonts w:ascii="Calibri" w:hAnsi="Calibri"/>
          <w:color w:val="auto"/>
        </w:rPr>
        <w:t>Telstra Locator</w:t>
      </w:r>
      <w:r w:rsidR="00566A09" w:rsidRPr="006F6281">
        <w:rPr>
          <w:rFonts w:ascii="Calibri" w:hAnsi="Calibri"/>
          <w:color w:val="auto"/>
        </w:rPr>
        <w:t>’ or ‘Tracking &amp; Monitor’</w:t>
      </w:r>
      <w:r w:rsidRPr="006F6281">
        <w:rPr>
          <w:rFonts w:ascii="Calibri" w:hAnsi="Calibri"/>
          <w:color w:val="auto"/>
        </w:rPr>
        <w:t xml:space="preserve"> tag to their valuables and the customers using the Locator Mobile app compatible to iOS and Android smart phones and tables. </w:t>
      </w:r>
      <w:r w:rsidR="00566A09" w:rsidRPr="006F6281">
        <w:rPr>
          <w:rFonts w:ascii="Calibri" w:hAnsi="Calibri"/>
          <w:color w:val="auto"/>
        </w:rPr>
        <w:t>The tag</w:t>
      </w:r>
      <w:r w:rsidRPr="006F6281">
        <w:rPr>
          <w:rFonts w:ascii="Calibri" w:hAnsi="Calibri"/>
          <w:color w:val="auto"/>
        </w:rPr>
        <w:t xml:space="preserve"> will use different technologies and Telstra networks to help customer find their things. One of such tag technologies is LTE based one while the other two are Bluetoo</w:t>
      </w:r>
      <w:r w:rsidR="00124EF6" w:rsidRPr="006F6281">
        <w:rPr>
          <w:rFonts w:ascii="Calibri" w:hAnsi="Calibri"/>
          <w:color w:val="auto"/>
        </w:rPr>
        <w:t>t</w:t>
      </w:r>
      <w:r w:rsidRPr="006F6281">
        <w:rPr>
          <w:rFonts w:ascii="Calibri" w:hAnsi="Calibri"/>
          <w:color w:val="auto"/>
        </w:rPr>
        <w:t xml:space="preserve">h </w:t>
      </w:r>
      <w:r w:rsidR="00F77F06" w:rsidRPr="006F6281">
        <w:rPr>
          <w:rFonts w:ascii="Calibri" w:hAnsi="Calibri"/>
          <w:color w:val="auto"/>
        </w:rPr>
        <w:t xml:space="preserve">(implemented in phase1) </w:t>
      </w:r>
      <w:r w:rsidRPr="006F6281">
        <w:rPr>
          <w:rFonts w:ascii="Calibri" w:hAnsi="Calibri"/>
          <w:color w:val="auto"/>
        </w:rPr>
        <w:t>and Hybrid Wi</w:t>
      </w:r>
      <w:r w:rsidR="00124EF6" w:rsidRPr="006F6281">
        <w:rPr>
          <w:rFonts w:ascii="Calibri" w:hAnsi="Calibri"/>
          <w:color w:val="auto"/>
        </w:rPr>
        <w:t>-</w:t>
      </w:r>
      <w:r w:rsidRPr="006F6281">
        <w:rPr>
          <w:rFonts w:ascii="Calibri" w:hAnsi="Calibri"/>
          <w:color w:val="auto"/>
        </w:rPr>
        <w:t>Fi (Wi</w:t>
      </w:r>
      <w:r w:rsidR="00124EF6" w:rsidRPr="006F6281">
        <w:rPr>
          <w:rFonts w:ascii="Calibri" w:hAnsi="Calibri"/>
          <w:color w:val="auto"/>
        </w:rPr>
        <w:t>-</w:t>
      </w:r>
      <w:r w:rsidRPr="006F6281">
        <w:rPr>
          <w:rFonts w:ascii="Calibri" w:hAnsi="Calibri"/>
          <w:color w:val="auto"/>
        </w:rPr>
        <w:t>Fi and Bluetooth)</w:t>
      </w:r>
      <w:r w:rsidR="00F77F06" w:rsidRPr="006F6281">
        <w:rPr>
          <w:rFonts w:ascii="Calibri" w:hAnsi="Calibri"/>
          <w:color w:val="auto"/>
        </w:rPr>
        <w:t xml:space="preserve"> implemented in phase 2</w:t>
      </w:r>
      <w:r w:rsidRPr="006F6281">
        <w:rPr>
          <w:rFonts w:ascii="Calibri" w:hAnsi="Calibri"/>
          <w:color w:val="auto"/>
        </w:rPr>
        <w:t>.</w:t>
      </w:r>
      <w:r w:rsidR="00F77F06" w:rsidRPr="006F6281">
        <w:rPr>
          <w:rFonts w:ascii="Calibri" w:hAnsi="Calibri"/>
          <w:color w:val="auto"/>
        </w:rPr>
        <w:t xml:space="preserve"> The phase 1 and 2 are expecting to be launched very soon (at the time of drafting the first version of this document). </w:t>
      </w:r>
    </w:p>
    <w:p w14:paraId="524F350D" w14:textId="77777777" w:rsidR="00F77F06" w:rsidRPr="006F6281" w:rsidRDefault="00F77F06" w:rsidP="00B87879">
      <w:pPr>
        <w:pStyle w:val="Bodytextblue"/>
        <w:jc w:val="both"/>
        <w:rPr>
          <w:rFonts w:ascii="Calibri" w:hAnsi="Calibri"/>
          <w:color w:val="auto"/>
        </w:rPr>
      </w:pPr>
    </w:p>
    <w:p w14:paraId="6E4D019C" w14:textId="4E756AAA" w:rsidR="009F73FE" w:rsidRPr="006F6281" w:rsidRDefault="009F73FE" w:rsidP="00B87879">
      <w:pPr>
        <w:pStyle w:val="Bodytextblue"/>
        <w:jc w:val="both"/>
        <w:rPr>
          <w:rFonts w:ascii="Calibri" w:hAnsi="Calibri"/>
          <w:color w:val="auto"/>
        </w:rPr>
      </w:pPr>
      <w:r w:rsidRPr="006F6281">
        <w:rPr>
          <w:rFonts w:ascii="Calibri" w:hAnsi="Calibri"/>
          <w:color w:val="auto"/>
        </w:rPr>
        <w:t xml:space="preserve">This document is about </w:t>
      </w:r>
      <w:r w:rsidR="00F77F06" w:rsidRPr="006F6281">
        <w:rPr>
          <w:rFonts w:ascii="Calibri" w:hAnsi="Calibri"/>
          <w:color w:val="auto"/>
        </w:rPr>
        <w:t xml:space="preserve">phase 3 of the project to </w:t>
      </w:r>
      <w:r w:rsidRPr="006F6281">
        <w:rPr>
          <w:rFonts w:ascii="Calibri" w:hAnsi="Calibri"/>
          <w:color w:val="auto"/>
        </w:rPr>
        <w:t>enabl</w:t>
      </w:r>
      <w:r w:rsidR="00F77F06" w:rsidRPr="006F6281">
        <w:rPr>
          <w:rFonts w:ascii="Calibri" w:hAnsi="Calibri"/>
          <w:color w:val="auto"/>
        </w:rPr>
        <w:t>e</w:t>
      </w:r>
      <w:r w:rsidRPr="006F6281">
        <w:rPr>
          <w:rFonts w:ascii="Calibri" w:hAnsi="Calibri"/>
          <w:color w:val="auto"/>
        </w:rPr>
        <w:t xml:space="preserve"> the LTE Tag </w:t>
      </w:r>
      <w:r w:rsidR="00F77F06" w:rsidRPr="006F6281">
        <w:rPr>
          <w:rFonts w:ascii="Calibri" w:hAnsi="Calibri"/>
          <w:color w:val="auto"/>
        </w:rPr>
        <w:t>into the market</w:t>
      </w:r>
      <w:r w:rsidRPr="006F6281">
        <w:rPr>
          <w:rFonts w:ascii="Calibri" w:hAnsi="Calibri"/>
          <w:color w:val="auto"/>
        </w:rPr>
        <w:t>.</w:t>
      </w:r>
      <w:r w:rsidR="00F77F06" w:rsidRPr="006F6281">
        <w:rPr>
          <w:rFonts w:ascii="Calibri" w:hAnsi="Calibri"/>
          <w:color w:val="auto"/>
        </w:rPr>
        <w:t xml:space="preserve"> The LTE Tag is also hybrid in nature with Bluetooth enablement. </w:t>
      </w:r>
    </w:p>
    <w:p w14:paraId="2A87098A" w14:textId="18C017A0" w:rsidR="009D09DA" w:rsidRPr="006F6281" w:rsidRDefault="004820E7" w:rsidP="00B87879">
      <w:pPr>
        <w:pStyle w:val="2"/>
        <w:jc w:val="both"/>
      </w:pPr>
      <w:bookmarkStart w:id="5" w:name="_Toc5263201"/>
      <w:r w:rsidRPr="006F6281">
        <w:t>Architecture at a glance</w:t>
      </w:r>
      <w:bookmarkEnd w:id="5"/>
    </w:p>
    <w:p w14:paraId="2BD907EF" w14:textId="000130C9" w:rsidR="00720B29" w:rsidRPr="006F6281" w:rsidRDefault="00B53930" w:rsidP="00B87879">
      <w:pPr>
        <w:spacing w:after="120"/>
        <w:jc w:val="both"/>
        <w:rPr>
          <w:rFonts w:ascii="Calibri" w:hAnsi="Calibri" w:cs="Calibri"/>
          <w:color w:val="000000"/>
          <w:sz w:val="18"/>
          <w:szCs w:val="18"/>
        </w:rPr>
      </w:pPr>
      <w:r>
        <w:rPr>
          <w:rFonts w:ascii="Calibri" w:hAnsi="Calibri" w:cs="Calibri"/>
          <w:color w:val="000000"/>
          <w:sz w:val="18"/>
          <w:szCs w:val="18"/>
        </w:rPr>
        <w:t>The k</w:t>
      </w:r>
      <w:r w:rsidR="00720B29" w:rsidRPr="006F6281">
        <w:rPr>
          <w:rFonts w:ascii="Calibri" w:hAnsi="Calibri" w:cs="Calibri"/>
          <w:color w:val="000000"/>
          <w:sz w:val="18"/>
          <w:szCs w:val="18"/>
        </w:rPr>
        <w:t>ey objective of the program is to provide location based service to Telstra customers to address customers’ needs on loss prevention, loss recovery and asset tra</w:t>
      </w:r>
      <w:r w:rsidR="005349E7" w:rsidRPr="006F6281">
        <w:rPr>
          <w:rFonts w:ascii="Calibri" w:hAnsi="Calibri" w:cs="Calibri"/>
          <w:color w:val="000000"/>
          <w:sz w:val="18"/>
          <w:szCs w:val="18"/>
        </w:rPr>
        <w:t xml:space="preserve">cking based on Bluetooth, Wi-Fi and </w:t>
      </w:r>
      <w:r w:rsidR="00720B29" w:rsidRPr="006F6281">
        <w:rPr>
          <w:rFonts w:ascii="Calibri" w:hAnsi="Calibri" w:cs="Calibri"/>
          <w:color w:val="000000"/>
          <w:sz w:val="18"/>
          <w:szCs w:val="18"/>
        </w:rPr>
        <w:t>LTE</w:t>
      </w:r>
      <w:r w:rsidR="005349E7" w:rsidRPr="006F6281">
        <w:rPr>
          <w:rFonts w:ascii="Calibri" w:hAnsi="Calibri" w:cs="Calibri"/>
          <w:color w:val="000000"/>
          <w:sz w:val="18"/>
          <w:szCs w:val="18"/>
        </w:rPr>
        <w:t xml:space="preserve"> devices</w:t>
      </w:r>
      <w:r w:rsidR="00720B29" w:rsidRPr="006F6281">
        <w:rPr>
          <w:rFonts w:ascii="Calibri" w:hAnsi="Calibri" w:cs="Calibri"/>
          <w:color w:val="000000"/>
          <w:sz w:val="18"/>
          <w:szCs w:val="18"/>
        </w:rPr>
        <w:t>, Telstra 24</w:t>
      </w:r>
      <w:r w:rsidR="00B9552D" w:rsidRPr="006F6281">
        <w:rPr>
          <w:rFonts w:ascii="Calibri" w:hAnsi="Calibri" w:cs="Calibri"/>
          <w:color w:val="000000"/>
          <w:sz w:val="18"/>
          <w:szCs w:val="18"/>
        </w:rPr>
        <w:t>*7 and LoT mobile applications, and Telstra Air home gateway</w:t>
      </w:r>
      <w:r w:rsidR="005349E7" w:rsidRPr="006F6281">
        <w:rPr>
          <w:rFonts w:ascii="Calibri" w:hAnsi="Calibri" w:cs="Calibri"/>
          <w:color w:val="000000"/>
          <w:sz w:val="18"/>
          <w:szCs w:val="18"/>
        </w:rPr>
        <w:t>s</w:t>
      </w:r>
      <w:r w:rsidR="00B9552D" w:rsidRPr="006F6281">
        <w:rPr>
          <w:rFonts w:ascii="Calibri" w:hAnsi="Calibri" w:cs="Calibri"/>
          <w:color w:val="000000"/>
          <w:sz w:val="18"/>
          <w:szCs w:val="18"/>
        </w:rPr>
        <w:t xml:space="preserve">. </w:t>
      </w:r>
    </w:p>
    <w:p w14:paraId="166BA522" w14:textId="17E6BE62" w:rsidR="00720B29" w:rsidRPr="006F6281" w:rsidRDefault="00720B29" w:rsidP="00B87879">
      <w:pPr>
        <w:spacing w:after="120"/>
        <w:jc w:val="both"/>
        <w:rPr>
          <w:rFonts w:ascii="Calibri" w:hAnsi="Calibri" w:cs="Calibri"/>
          <w:color w:val="000000"/>
          <w:sz w:val="18"/>
          <w:szCs w:val="18"/>
        </w:rPr>
      </w:pPr>
      <w:r w:rsidRPr="006F6281">
        <w:rPr>
          <w:rFonts w:ascii="Calibri" w:hAnsi="Calibri" w:cs="Calibri"/>
          <w:color w:val="000000"/>
          <w:sz w:val="18"/>
          <w:szCs w:val="18"/>
        </w:rPr>
        <w:t>The LoT solution is utilising a number of new Azure services including Azure Notification Hub, Azure Event Hub, Azure IoT Hub, Azure Application Insight, Azure Service Fabric and Azure Service Environment deployed in Telstra External Azure tenancy and most of aforementioned Azure services have not previously been certified by Telstra.</w:t>
      </w:r>
    </w:p>
    <w:p w14:paraId="6E679C5E" w14:textId="683579AE" w:rsidR="00720B29" w:rsidRPr="006F6281" w:rsidRDefault="3BEAE09B" w:rsidP="3BEAE09B">
      <w:pPr>
        <w:spacing w:after="120"/>
        <w:jc w:val="both"/>
        <w:rPr>
          <w:rFonts w:ascii="Calibri" w:hAnsi="Calibri" w:cs="Calibri"/>
          <w:color w:val="000000"/>
          <w:sz w:val="18"/>
          <w:szCs w:val="18"/>
        </w:rPr>
      </w:pPr>
      <w:r w:rsidRPr="3BEAE09B">
        <w:rPr>
          <w:rFonts w:ascii="Calibri" w:hAnsi="Calibri" w:cs="Calibri"/>
          <w:color w:val="000000"/>
          <w:sz w:val="18"/>
          <w:szCs w:val="18"/>
        </w:rPr>
        <w:t xml:space="preserve">The solution is also integrated with a number of existing on-premise Telstra systems including DDC, RNMS, TDI, MSP and COAP, as well as SaaS services </w:t>
      </w:r>
      <w:proofErr w:type="spellStart"/>
      <w:r w:rsidRPr="3BEAE09B">
        <w:rPr>
          <w:rFonts w:ascii="Calibri" w:hAnsi="Calibri" w:cs="Calibri"/>
          <w:color w:val="000000"/>
          <w:sz w:val="18"/>
          <w:szCs w:val="18"/>
        </w:rPr>
        <w:t>Pagerduty</w:t>
      </w:r>
      <w:proofErr w:type="spellEnd"/>
      <w:r w:rsidRPr="3BEAE09B">
        <w:rPr>
          <w:rFonts w:ascii="Calibri" w:hAnsi="Calibri" w:cs="Calibri"/>
          <w:color w:val="000000"/>
          <w:sz w:val="18"/>
          <w:szCs w:val="18"/>
        </w:rPr>
        <w:t xml:space="preserve"> and Flex from other vendors. </w:t>
      </w:r>
    </w:p>
    <w:p w14:paraId="3D1DDDBE" w14:textId="686EE7EC" w:rsidR="00E92431" w:rsidRPr="006F6281" w:rsidRDefault="12E7DC9A" w:rsidP="3BEAE09B">
      <w:pPr>
        <w:pStyle w:val="Heading"/>
      </w:pPr>
      <w:r>
        <w:rPr>
          <w:noProof/>
          <w:lang w:val="en-US" w:eastAsia="zh-CN"/>
        </w:rPr>
        <w:drawing>
          <wp:inline distT="0" distB="0" distL="0" distR="0" wp14:anchorId="54DCF7C6" wp14:editId="31114EC4">
            <wp:extent cx="5791202" cy="3505200"/>
            <wp:effectExtent l="0" t="0" r="0" b="0"/>
            <wp:docPr id="586092630" name="Picture 58609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91202" cy="3505200"/>
                    </a:xfrm>
                    <a:prstGeom prst="rect">
                      <a:avLst/>
                    </a:prstGeom>
                  </pic:spPr>
                </pic:pic>
              </a:graphicData>
            </a:graphic>
          </wp:inline>
        </w:drawing>
      </w:r>
    </w:p>
    <w:p w14:paraId="3DD08F0D" w14:textId="27E54584" w:rsidR="00E92431" w:rsidRPr="006F6281" w:rsidRDefault="009A177A" w:rsidP="00B87879">
      <w:pPr>
        <w:pStyle w:val="af3"/>
        <w:jc w:val="both"/>
        <w:rPr>
          <w:rFonts w:ascii="Calibri" w:hAnsi="Calibri"/>
        </w:rPr>
      </w:pPr>
      <w:r w:rsidRPr="006F6281">
        <w:rPr>
          <w:rFonts w:ascii="Calibri" w:hAnsi="Calibri"/>
        </w:rPr>
        <w:lastRenderedPageBreak/>
        <w:t xml:space="preserve">Figure </w:t>
      </w:r>
      <w:r w:rsidR="00305034" w:rsidRPr="006F6281">
        <w:rPr>
          <w:rFonts w:ascii="Calibri" w:hAnsi="Calibri"/>
          <w:noProof/>
        </w:rPr>
        <w:fldChar w:fldCharType="begin"/>
      </w:r>
      <w:r w:rsidR="00305034" w:rsidRPr="006F6281">
        <w:rPr>
          <w:rFonts w:ascii="Calibri" w:hAnsi="Calibri"/>
          <w:noProof/>
        </w:rPr>
        <w:instrText xml:space="preserve"> SEQ Figure \* ARABIC </w:instrText>
      </w:r>
      <w:r w:rsidR="00305034" w:rsidRPr="006F6281">
        <w:rPr>
          <w:rFonts w:ascii="Calibri" w:hAnsi="Calibri"/>
          <w:noProof/>
        </w:rPr>
        <w:fldChar w:fldCharType="separate"/>
      </w:r>
      <w:r w:rsidR="00FF47B3" w:rsidRPr="006F6281">
        <w:rPr>
          <w:rFonts w:ascii="Calibri" w:hAnsi="Calibri"/>
          <w:noProof/>
        </w:rPr>
        <w:t>1</w:t>
      </w:r>
      <w:r w:rsidR="00305034" w:rsidRPr="006F6281">
        <w:rPr>
          <w:rFonts w:ascii="Calibri" w:hAnsi="Calibri"/>
          <w:noProof/>
        </w:rPr>
        <w:fldChar w:fldCharType="end"/>
      </w:r>
      <w:r w:rsidRPr="006F6281">
        <w:rPr>
          <w:rFonts w:ascii="Calibri" w:hAnsi="Calibri"/>
        </w:rPr>
        <w:t xml:space="preserve">: </w:t>
      </w:r>
      <w:r w:rsidR="00775905" w:rsidRPr="006F6281">
        <w:rPr>
          <w:rFonts w:ascii="Calibri" w:hAnsi="Calibri"/>
        </w:rPr>
        <w:t>Scope of the Risk Assessment –</w:t>
      </w:r>
      <w:r w:rsidR="00775905" w:rsidRPr="006F6281">
        <w:rPr>
          <w:rFonts w:ascii="Calibri" w:hAnsi="Calibri" w:cstheme="minorBidi"/>
          <w:szCs w:val="19"/>
        </w:rPr>
        <w:t>high level view context diagram</w:t>
      </w:r>
      <w:r w:rsidR="00775905" w:rsidRPr="006F6281">
        <w:rPr>
          <w:rFonts w:ascii="Calibri" w:hAnsi="Calibri"/>
        </w:rPr>
        <w:t xml:space="preserve"> </w:t>
      </w:r>
    </w:p>
    <w:p w14:paraId="16123C8A" w14:textId="6B1218CE" w:rsidR="00237CE7" w:rsidRPr="006F6281" w:rsidRDefault="00237CE7" w:rsidP="00B87879">
      <w:pPr>
        <w:pStyle w:val="af3"/>
        <w:jc w:val="both"/>
        <w:rPr>
          <w:rFonts w:ascii="Calibri" w:hAnsi="Calibri" w:cs="Calibri"/>
          <w:i w:val="0"/>
          <w:iCs w:val="0"/>
          <w:color w:val="000000"/>
        </w:rPr>
      </w:pPr>
      <w:r w:rsidRPr="006F6281">
        <w:rPr>
          <w:rFonts w:ascii="Calibri" w:hAnsi="Calibri" w:cs="Calibri"/>
          <w:i w:val="0"/>
          <w:iCs w:val="0"/>
          <w:color w:val="000000"/>
        </w:rPr>
        <w:t>As indicated in the diagram above, the LoT solution includes a very broad range of Azure Services and integration into existing Telstra systems.</w:t>
      </w:r>
    </w:p>
    <w:p w14:paraId="1EB165B9" w14:textId="3F743A84" w:rsidR="008E15E3" w:rsidRPr="006F6281" w:rsidRDefault="008E15E3" w:rsidP="00B87879">
      <w:pPr>
        <w:spacing w:line="240" w:lineRule="auto"/>
        <w:jc w:val="both"/>
        <w:rPr>
          <w:rFonts w:ascii="Calibri" w:hAnsi="Calibri" w:cs="Calibri"/>
          <w:color w:val="000000"/>
          <w:sz w:val="18"/>
          <w:szCs w:val="18"/>
        </w:rPr>
      </w:pPr>
      <w:r w:rsidRPr="006F6281">
        <w:rPr>
          <w:rFonts w:ascii="Calibri" w:hAnsi="Calibri" w:cs="Calibri"/>
          <w:color w:val="000000"/>
          <w:sz w:val="18"/>
          <w:szCs w:val="18"/>
        </w:rPr>
        <w:t xml:space="preserve">The diagram above provides a simplified view of the </w:t>
      </w:r>
      <w:r w:rsidR="005E67D0" w:rsidRPr="006F6281">
        <w:rPr>
          <w:rFonts w:ascii="Calibri" w:hAnsi="Calibri" w:cs="Calibri"/>
          <w:color w:val="000000"/>
          <w:sz w:val="18"/>
          <w:szCs w:val="18"/>
        </w:rPr>
        <w:t>LoT</w:t>
      </w:r>
      <w:r w:rsidRPr="006F6281">
        <w:rPr>
          <w:rFonts w:ascii="Calibri" w:hAnsi="Calibri" w:cs="Calibri"/>
          <w:color w:val="000000"/>
          <w:sz w:val="18"/>
          <w:szCs w:val="18"/>
        </w:rPr>
        <w:t xml:space="preserve"> solution and the context of the security risks assessed.</w:t>
      </w:r>
    </w:p>
    <w:p w14:paraId="59D17C26" w14:textId="77777777" w:rsidR="00626E37" w:rsidRPr="006F6281" w:rsidRDefault="00626E37" w:rsidP="00B87879">
      <w:pPr>
        <w:pStyle w:val="1"/>
        <w:jc w:val="both"/>
      </w:pPr>
      <w:bookmarkStart w:id="6" w:name="_Toc529950393"/>
      <w:bookmarkStart w:id="7" w:name="_Toc529977740"/>
      <w:bookmarkStart w:id="8" w:name="_Toc529978050"/>
      <w:bookmarkStart w:id="9" w:name="_Toc529978157"/>
      <w:bookmarkStart w:id="10" w:name="_Toc529950394"/>
      <w:bookmarkStart w:id="11" w:name="_Toc529977741"/>
      <w:bookmarkStart w:id="12" w:name="_Toc529978051"/>
      <w:bookmarkStart w:id="13" w:name="_Toc529978158"/>
      <w:bookmarkStart w:id="14" w:name="_Toc529950395"/>
      <w:bookmarkStart w:id="15" w:name="_Toc529977742"/>
      <w:bookmarkStart w:id="16" w:name="_Toc529978052"/>
      <w:bookmarkStart w:id="17" w:name="_Toc529978159"/>
      <w:bookmarkStart w:id="18" w:name="_Toc529950396"/>
      <w:bookmarkStart w:id="19" w:name="_Toc529977743"/>
      <w:bookmarkStart w:id="20" w:name="_Toc529978053"/>
      <w:bookmarkStart w:id="21" w:name="_Toc529978160"/>
      <w:bookmarkStart w:id="22" w:name="_Toc529950397"/>
      <w:bookmarkStart w:id="23" w:name="_Toc529977744"/>
      <w:bookmarkStart w:id="24" w:name="_Toc529978054"/>
      <w:bookmarkStart w:id="25" w:name="_Toc529978161"/>
      <w:bookmarkStart w:id="26" w:name="_Toc529950398"/>
      <w:bookmarkStart w:id="27" w:name="_Toc529977745"/>
      <w:bookmarkStart w:id="28" w:name="_Toc529978055"/>
      <w:bookmarkStart w:id="29" w:name="_Toc529978162"/>
      <w:bookmarkStart w:id="30" w:name="_Toc529950399"/>
      <w:bookmarkStart w:id="31" w:name="_Toc529977746"/>
      <w:bookmarkStart w:id="32" w:name="_Toc529978056"/>
      <w:bookmarkStart w:id="33" w:name="_Toc529978163"/>
      <w:bookmarkStart w:id="34" w:name="_Toc529950400"/>
      <w:bookmarkStart w:id="35" w:name="_Toc529977747"/>
      <w:bookmarkStart w:id="36" w:name="_Toc529978057"/>
      <w:bookmarkStart w:id="37" w:name="_Toc529978164"/>
      <w:bookmarkStart w:id="38" w:name="_Toc529950401"/>
      <w:bookmarkStart w:id="39" w:name="_Toc529977748"/>
      <w:bookmarkStart w:id="40" w:name="_Toc529978058"/>
      <w:bookmarkStart w:id="41" w:name="_Toc529978165"/>
      <w:bookmarkStart w:id="42" w:name="_Toc529950402"/>
      <w:bookmarkStart w:id="43" w:name="_Toc529977749"/>
      <w:bookmarkStart w:id="44" w:name="_Toc529978059"/>
      <w:bookmarkStart w:id="45" w:name="_Toc529978166"/>
      <w:bookmarkStart w:id="46" w:name="_Toc52632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6F6281">
        <w:t>Stakeholders</w:t>
      </w:r>
      <w:bookmarkEnd w:id="46"/>
    </w:p>
    <w:tbl>
      <w:tblPr>
        <w:tblStyle w:val="GridTable4Accent2"/>
        <w:tblW w:w="9634" w:type="dxa"/>
        <w:tblLook w:val="04A0" w:firstRow="1" w:lastRow="0" w:firstColumn="1" w:lastColumn="0" w:noHBand="0" w:noVBand="1"/>
      </w:tblPr>
      <w:tblGrid>
        <w:gridCol w:w="3051"/>
        <w:gridCol w:w="3181"/>
        <w:gridCol w:w="3402"/>
      </w:tblGrid>
      <w:tr w:rsidR="00626E37" w:rsidRPr="006F6281" w14:paraId="479B4B98" w14:textId="77777777" w:rsidTr="000A6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77938BBB" w14:textId="1ED6E47F" w:rsidR="00626E37" w:rsidRPr="006F6281" w:rsidRDefault="00AE0F54" w:rsidP="00B87879">
            <w:pPr>
              <w:jc w:val="both"/>
              <w:rPr>
                <w:rFonts w:ascii="Calibri" w:hAnsi="Calibri"/>
                <w:sz w:val="18"/>
                <w:szCs w:val="18"/>
              </w:rPr>
            </w:pPr>
            <w:r w:rsidRPr="006F6281">
              <w:rPr>
                <w:rFonts w:ascii="Calibri" w:hAnsi="Calibri"/>
                <w:sz w:val="18"/>
                <w:szCs w:val="18"/>
              </w:rPr>
              <w:t>Stakeholder Name</w:t>
            </w:r>
          </w:p>
        </w:tc>
        <w:tc>
          <w:tcPr>
            <w:tcW w:w="3181" w:type="dxa"/>
          </w:tcPr>
          <w:p w14:paraId="72648429" w14:textId="35088E31" w:rsidR="00626E37" w:rsidRPr="006F6281" w:rsidRDefault="00AE0F54" w:rsidP="00B87879">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Designation</w:t>
            </w:r>
          </w:p>
        </w:tc>
        <w:tc>
          <w:tcPr>
            <w:tcW w:w="3402" w:type="dxa"/>
          </w:tcPr>
          <w:p w14:paraId="152F0339" w14:textId="2443AE2B" w:rsidR="00626E37" w:rsidRPr="006F6281" w:rsidRDefault="00AE0F54" w:rsidP="00B87879">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Project Role</w:t>
            </w:r>
          </w:p>
        </w:tc>
      </w:tr>
      <w:tr w:rsidR="00626E37" w:rsidRPr="006F6281" w14:paraId="6A5F13D6"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2BAFCE4D" w14:textId="487BC8F2" w:rsidR="00626E37" w:rsidRPr="006F6281" w:rsidRDefault="00626E37" w:rsidP="00B87879">
            <w:pPr>
              <w:jc w:val="both"/>
              <w:rPr>
                <w:rFonts w:ascii="Calibri" w:hAnsi="Calibri"/>
                <w:sz w:val="18"/>
                <w:szCs w:val="18"/>
              </w:rPr>
            </w:pPr>
            <w:r w:rsidRPr="006F6281">
              <w:rPr>
                <w:rFonts w:ascii="Calibri" w:hAnsi="Calibri"/>
                <w:sz w:val="18"/>
                <w:szCs w:val="18"/>
              </w:rPr>
              <w:t>Scott</w:t>
            </w:r>
            <w:r w:rsidR="00C64C7D" w:rsidRPr="006F6281">
              <w:rPr>
                <w:rFonts w:ascii="Calibri" w:hAnsi="Calibri"/>
                <w:sz w:val="18"/>
                <w:szCs w:val="18"/>
              </w:rPr>
              <w:t xml:space="preserve"> Howell</w:t>
            </w:r>
          </w:p>
        </w:tc>
        <w:tc>
          <w:tcPr>
            <w:tcW w:w="3181" w:type="dxa"/>
          </w:tcPr>
          <w:p w14:paraId="128A2FC6" w14:textId="5A49BCDD" w:rsidR="00626E37"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 xml:space="preserve">Product Senior Specialist </w:t>
            </w:r>
          </w:p>
        </w:tc>
        <w:tc>
          <w:tcPr>
            <w:tcW w:w="3402" w:type="dxa"/>
          </w:tcPr>
          <w:p w14:paraId="5A578390" w14:textId="1F640087" w:rsidR="00626E37" w:rsidRPr="006F6281" w:rsidRDefault="00AE0F54" w:rsidP="00AF6D8B">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Product Owner</w:t>
            </w:r>
            <w:r w:rsidR="00C975E5" w:rsidRPr="006F6281">
              <w:rPr>
                <w:rFonts w:ascii="Calibri" w:hAnsi="Calibri"/>
                <w:sz w:val="18"/>
                <w:szCs w:val="18"/>
              </w:rPr>
              <w:t xml:space="preserve"> – </w:t>
            </w:r>
            <w:r w:rsidR="00AF6D8B">
              <w:rPr>
                <w:rFonts w:ascii="Calibri" w:hAnsi="Calibri"/>
                <w:sz w:val="18"/>
                <w:szCs w:val="18"/>
              </w:rPr>
              <w:t>Devices</w:t>
            </w:r>
          </w:p>
        </w:tc>
      </w:tr>
      <w:tr w:rsidR="00626E37" w:rsidRPr="006F6281" w14:paraId="267F18DD"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5C88E17E" w14:textId="54E09E1D" w:rsidR="00626E37" w:rsidRPr="006F6281" w:rsidRDefault="00123D69" w:rsidP="00B87879">
            <w:pPr>
              <w:jc w:val="both"/>
              <w:rPr>
                <w:rFonts w:ascii="Calibri" w:hAnsi="Calibri"/>
                <w:sz w:val="18"/>
                <w:szCs w:val="18"/>
              </w:rPr>
            </w:pPr>
            <w:r w:rsidRPr="006F6281">
              <w:rPr>
                <w:rFonts w:ascii="Calibri" w:hAnsi="Calibri"/>
                <w:sz w:val="18"/>
                <w:szCs w:val="18"/>
              </w:rPr>
              <w:t>Michael</w:t>
            </w:r>
            <w:r w:rsidR="00C64C7D" w:rsidRPr="006F6281">
              <w:rPr>
                <w:rFonts w:ascii="Calibri" w:hAnsi="Calibri"/>
                <w:sz w:val="18"/>
                <w:szCs w:val="18"/>
              </w:rPr>
              <w:t xml:space="preserve"> </w:t>
            </w:r>
            <w:r w:rsidR="00AE0F54" w:rsidRPr="006F6281">
              <w:rPr>
                <w:rFonts w:ascii="Calibri" w:hAnsi="Calibri"/>
                <w:sz w:val="18"/>
                <w:szCs w:val="18"/>
              </w:rPr>
              <w:t>Yang</w:t>
            </w:r>
          </w:p>
        </w:tc>
        <w:tc>
          <w:tcPr>
            <w:tcW w:w="3181" w:type="dxa"/>
          </w:tcPr>
          <w:p w14:paraId="0A3F7612" w14:textId="02007F8F" w:rsidR="00626E37"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Product Specialist</w:t>
            </w:r>
          </w:p>
        </w:tc>
        <w:tc>
          <w:tcPr>
            <w:tcW w:w="3402" w:type="dxa"/>
          </w:tcPr>
          <w:p w14:paraId="3FA1351B" w14:textId="54B5B35F" w:rsidR="00626E37" w:rsidRPr="006F6281" w:rsidRDefault="00AF6D8B" w:rsidP="00AF6D8B">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SME - Devices</w:t>
            </w:r>
          </w:p>
        </w:tc>
      </w:tr>
      <w:tr w:rsidR="00626E37" w:rsidRPr="006F6281" w14:paraId="3BF53AEE"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310EF7CB" w14:textId="745709F7" w:rsidR="00626E37" w:rsidRPr="006F6281" w:rsidRDefault="00C64C7D" w:rsidP="00B87879">
            <w:pPr>
              <w:jc w:val="both"/>
              <w:rPr>
                <w:rFonts w:ascii="Calibri" w:hAnsi="Calibri"/>
                <w:sz w:val="18"/>
                <w:szCs w:val="18"/>
              </w:rPr>
            </w:pPr>
            <w:r w:rsidRPr="006F6281">
              <w:rPr>
                <w:rFonts w:ascii="Calibri" w:hAnsi="Calibri"/>
                <w:sz w:val="18"/>
                <w:szCs w:val="18"/>
              </w:rPr>
              <w:t>Fiona Hanson</w:t>
            </w:r>
          </w:p>
        </w:tc>
        <w:tc>
          <w:tcPr>
            <w:tcW w:w="3181" w:type="dxa"/>
          </w:tcPr>
          <w:p w14:paraId="2644E23E" w14:textId="23498002" w:rsidR="00626E37"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Location – Senior Engineer</w:t>
            </w:r>
          </w:p>
        </w:tc>
        <w:tc>
          <w:tcPr>
            <w:tcW w:w="3402" w:type="dxa"/>
          </w:tcPr>
          <w:p w14:paraId="3BA8208B" w14:textId="55C07F4D" w:rsidR="00626E37"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Program Lead</w:t>
            </w:r>
          </w:p>
        </w:tc>
      </w:tr>
      <w:tr w:rsidR="00626E37" w:rsidRPr="006F6281" w14:paraId="1723F857"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49E28C69" w14:textId="33E9623E" w:rsidR="00626E37" w:rsidRPr="006F6281" w:rsidRDefault="00C64C7D" w:rsidP="00B87879">
            <w:pPr>
              <w:jc w:val="both"/>
              <w:rPr>
                <w:rFonts w:ascii="Calibri" w:hAnsi="Calibri"/>
                <w:sz w:val="18"/>
                <w:szCs w:val="18"/>
              </w:rPr>
            </w:pPr>
            <w:r w:rsidRPr="006F6281">
              <w:rPr>
                <w:rFonts w:ascii="Calibri" w:hAnsi="Calibri"/>
                <w:sz w:val="18"/>
                <w:szCs w:val="18"/>
              </w:rPr>
              <w:t>Jason Bird</w:t>
            </w:r>
          </w:p>
        </w:tc>
        <w:tc>
          <w:tcPr>
            <w:tcW w:w="3181" w:type="dxa"/>
          </w:tcPr>
          <w:p w14:paraId="13316AB8" w14:textId="3442A3E3" w:rsidR="00626E37" w:rsidRPr="006F6281" w:rsidRDefault="00C975E5"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6F6281">
              <w:rPr>
                <w:rFonts w:ascii="Calibri" w:hAnsi="Calibri"/>
                <w:sz w:val="18"/>
                <w:szCs w:val="18"/>
              </w:rPr>
              <w:t>IoT</w:t>
            </w:r>
            <w:proofErr w:type="spellEnd"/>
            <w:r w:rsidRPr="006F6281">
              <w:rPr>
                <w:rFonts w:ascii="Calibri" w:hAnsi="Calibri"/>
                <w:sz w:val="18"/>
                <w:szCs w:val="18"/>
              </w:rPr>
              <w:t xml:space="preserve"> </w:t>
            </w:r>
            <w:proofErr w:type="spellStart"/>
            <w:r w:rsidRPr="006F6281">
              <w:rPr>
                <w:rFonts w:ascii="Calibri" w:hAnsi="Calibri"/>
                <w:sz w:val="18"/>
                <w:szCs w:val="18"/>
              </w:rPr>
              <w:t>Devops</w:t>
            </w:r>
            <w:proofErr w:type="spellEnd"/>
            <w:r w:rsidRPr="006F6281">
              <w:rPr>
                <w:rFonts w:ascii="Calibri" w:hAnsi="Calibri"/>
                <w:sz w:val="18"/>
                <w:szCs w:val="18"/>
              </w:rPr>
              <w:t xml:space="preserve"> – Senior Lead</w:t>
            </w:r>
          </w:p>
        </w:tc>
        <w:tc>
          <w:tcPr>
            <w:tcW w:w="3402" w:type="dxa"/>
          </w:tcPr>
          <w:p w14:paraId="69D7CEC3" w14:textId="7B95FCF3" w:rsidR="00626E37" w:rsidRPr="006F6281" w:rsidRDefault="00C975E5"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6F6281">
              <w:rPr>
                <w:rFonts w:ascii="Calibri" w:hAnsi="Calibri"/>
                <w:sz w:val="18"/>
                <w:szCs w:val="18"/>
              </w:rPr>
              <w:t>DevOPs</w:t>
            </w:r>
            <w:proofErr w:type="spellEnd"/>
            <w:r w:rsidRPr="006F6281">
              <w:rPr>
                <w:rFonts w:ascii="Calibri" w:hAnsi="Calibri"/>
                <w:sz w:val="18"/>
                <w:szCs w:val="18"/>
              </w:rPr>
              <w:t xml:space="preserve"> manager and Tech. Manager</w:t>
            </w:r>
          </w:p>
        </w:tc>
      </w:tr>
      <w:tr w:rsidR="00C64C7D" w:rsidRPr="006F6281" w14:paraId="1EACFAD1" w14:textId="77777777" w:rsidTr="000A6E5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051" w:type="dxa"/>
          </w:tcPr>
          <w:p w14:paraId="2548167A" w14:textId="295F7B84" w:rsidR="00124EF6" w:rsidRPr="006F6281" w:rsidRDefault="00C64C7D" w:rsidP="00B87879">
            <w:pPr>
              <w:jc w:val="both"/>
              <w:rPr>
                <w:rFonts w:ascii="Calibri" w:hAnsi="Calibri"/>
                <w:sz w:val="18"/>
                <w:szCs w:val="18"/>
              </w:rPr>
            </w:pPr>
            <w:r w:rsidRPr="006F6281">
              <w:rPr>
                <w:rFonts w:ascii="Calibri" w:hAnsi="Calibri"/>
                <w:sz w:val="18"/>
                <w:szCs w:val="18"/>
              </w:rPr>
              <w:t>Inseego Team</w:t>
            </w:r>
          </w:p>
        </w:tc>
        <w:tc>
          <w:tcPr>
            <w:tcW w:w="3181" w:type="dxa"/>
          </w:tcPr>
          <w:p w14:paraId="59931A2A" w14:textId="05484819" w:rsidR="00C64C7D" w:rsidRPr="006F6281" w:rsidRDefault="00124EF6"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The LTE tag vendor team</w:t>
            </w:r>
          </w:p>
        </w:tc>
        <w:tc>
          <w:tcPr>
            <w:tcW w:w="3402" w:type="dxa"/>
          </w:tcPr>
          <w:p w14:paraId="7B5FA0E9" w14:textId="77777777" w:rsidR="00C64C7D" w:rsidRPr="006F6281" w:rsidRDefault="00C64C7D"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r>
      <w:tr w:rsidR="00C64C7D" w:rsidRPr="006F6281" w14:paraId="70C070B1"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3754094A" w14:textId="6542A775" w:rsidR="00C64C7D" w:rsidRPr="006F6281" w:rsidRDefault="00C64C7D" w:rsidP="00B87879">
            <w:pPr>
              <w:jc w:val="both"/>
              <w:rPr>
                <w:rFonts w:ascii="Calibri" w:hAnsi="Calibri"/>
                <w:sz w:val="18"/>
                <w:szCs w:val="18"/>
              </w:rPr>
            </w:pPr>
            <w:r w:rsidRPr="006F6281">
              <w:rPr>
                <w:rFonts w:ascii="Calibri" w:hAnsi="Calibri"/>
                <w:sz w:val="18"/>
                <w:szCs w:val="18"/>
              </w:rPr>
              <w:t>Ali</w:t>
            </w:r>
            <w:r w:rsidR="00934226" w:rsidRPr="006F6281">
              <w:rPr>
                <w:rFonts w:ascii="Calibri" w:hAnsi="Calibri"/>
                <w:sz w:val="18"/>
                <w:szCs w:val="18"/>
              </w:rPr>
              <w:t xml:space="preserve"> Sad</w:t>
            </w:r>
            <w:r w:rsidR="00AE0F54" w:rsidRPr="006F6281">
              <w:rPr>
                <w:rFonts w:ascii="Calibri" w:hAnsi="Calibri"/>
                <w:sz w:val="18"/>
                <w:szCs w:val="18"/>
              </w:rPr>
              <w:t>reddini</w:t>
            </w:r>
          </w:p>
        </w:tc>
        <w:tc>
          <w:tcPr>
            <w:tcW w:w="3181" w:type="dxa"/>
          </w:tcPr>
          <w:p w14:paraId="2DF53AD2" w14:textId="0D431459" w:rsidR="00C64C7D" w:rsidRPr="006F6281" w:rsidRDefault="00C975E5"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6F6281">
              <w:rPr>
                <w:rFonts w:ascii="Calibri" w:hAnsi="Calibri"/>
                <w:sz w:val="18"/>
                <w:szCs w:val="18"/>
              </w:rPr>
              <w:t>IoT</w:t>
            </w:r>
            <w:proofErr w:type="spellEnd"/>
            <w:r w:rsidRPr="006F6281">
              <w:rPr>
                <w:rFonts w:ascii="Calibri" w:hAnsi="Calibri"/>
                <w:sz w:val="18"/>
                <w:szCs w:val="18"/>
              </w:rPr>
              <w:t xml:space="preserve"> </w:t>
            </w:r>
            <w:proofErr w:type="spellStart"/>
            <w:r w:rsidRPr="006F6281">
              <w:rPr>
                <w:rFonts w:ascii="Calibri" w:hAnsi="Calibri"/>
                <w:sz w:val="18"/>
                <w:szCs w:val="18"/>
              </w:rPr>
              <w:t>Devops</w:t>
            </w:r>
            <w:proofErr w:type="spellEnd"/>
            <w:r w:rsidRPr="006F6281">
              <w:rPr>
                <w:rFonts w:ascii="Calibri" w:hAnsi="Calibri"/>
                <w:sz w:val="18"/>
                <w:szCs w:val="18"/>
              </w:rPr>
              <w:t xml:space="preserve"> – Software Senior Engineer</w:t>
            </w:r>
          </w:p>
        </w:tc>
        <w:tc>
          <w:tcPr>
            <w:tcW w:w="3402" w:type="dxa"/>
          </w:tcPr>
          <w:p w14:paraId="33DE4316" w14:textId="617055D3" w:rsidR="00C64C7D" w:rsidRPr="006F6281" w:rsidRDefault="00C975E5"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DevOps team rep.</w:t>
            </w:r>
          </w:p>
        </w:tc>
      </w:tr>
      <w:tr w:rsidR="00C64C7D" w:rsidRPr="006F6281" w14:paraId="707F15A6"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38515B18" w14:textId="491F21A6" w:rsidR="00C64C7D" w:rsidRPr="006F6281" w:rsidRDefault="00AE0F54" w:rsidP="00B87879">
            <w:pPr>
              <w:jc w:val="both"/>
              <w:rPr>
                <w:rFonts w:ascii="Calibri" w:hAnsi="Calibri"/>
                <w:sz w:val="18"/>
                <w:szCs w:val="18"/>
              </w:rPr>
            </w:pPr>
            <w:r w:rsidRPr="006F6281">
              <w:rPr>
                <w:rFonts w:ascii="Calibri" w:hAnsi="Calibri"/>
                <w:sz w:val="18"/>
                <w:szCs w:val="18"/>
              </w:rPr>
              <w:t>Paul Hamshere</w:t>
            </w:r>
          </w:p>
        </w:tc>
        <w:tc>
          <w:tcPr>
            <w:tcW w:w="3181" w:type="dxa"/>
          </w:tcPr>
          <w:p w14:paraId="242083F5" w14:textId="23862545" w:rsidR="00C64C7D"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Product Principal</w:t>
            </w:r>
          </w:p>
        </w:tc>
        <w:tc>
          <w:tcPr>
            <w:tcW w:w="3402" w:type="dxa"/>
          </w:tcPr>
          <w:p w14:paraId="0E73187C" w14:textId="2997D0A2" w:rsidR="00C64C7D" w:rsidRPr="006F6281" w:rsidRDefault="00C97703"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Pr>
                <w:rFonts w:ascii="Calibri" w:hAnsi="Calibri"/>
                <w:sz w:val="18"/>
                <w:szCs w:val="18"/>
              </w:rPr>
              <w:t xml:space="preserve">IoT Devices and Platform </w:t>
            </w:r>
          </w:p>
        </w:tc>
      </w:tr>
      <w:tr w:rsidR="00AE0F54" w:rsidRPr="006F6281" w14:paraId="2302B44E"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56C0C161" w14:textId="39CBE915" w:rsidR="00AE0F54" w:rsidRPr="006F6281" w:rsidRDefault="00AE0F54" w:rsidP="00B87879">
            <w:pPr>
              <w:jc w:val="both"/>
              <w:rPr>
                <w:rFonts w:ascii="Calibri" w:hAnsi="Calibri"/>
                <w:sz w:val="18"/>
                <w:szCs w:val="18"/>
              </w:rPr>
            </w:pPr>
            <w:r w:rsidRPr="006F6281">
              <w:rPr>
                <w:rFonts w:ascii="Calibri" w:hAnsi="Calibri"/>
                <w:sz w:val="18"/>
                <w:szCs w:val="18"/>
              </w:rPr>
              <w:t>Lauren Demarchi</w:t>
            </w:r>
          </w:p>
        </w:tc>
        <w:tc>
          <w:tcPr>
            <w:tcW w:w="3181" w:type="dxa"/>
          </w:tcPr>
          <w:p w14:paraId="3BC790B6" w14:textId="1C2E2D48" w:rsidR="00AE0F54"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Project – Senior Lead</w:t>
            </w:r>
          </w:p>
        </w:tc>
        <w:tc>
          <w:tcPr>
            <w:tcW w:w="3402" w:type="dxa"/>
          </w:tcPr>
          <w:p w14:paraId="72077439" w14:textId="670BBF97" w:rsidR="00AE0F54" w:rsidRPr="006F6281" w:rsidRDefault="00AF6D8B"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Pr>
                <w:rFonts w:ascii="Calibri" w:hAnsi="Calibri"/>
                <w:sz w:val="18"/>
                <w:szCs w:val="18"/>
              </w:rPr>
              <w:t>Enterprise BA</w:t>
            </w:r>
          </w:p>
        </w:tc>
      </w:tr>
      <w:tr w:rsidR="00AE0F54" w:rsidRPr="006F6281" w14:paraId="6180AB53"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2E0CA759" w14:textId="328BF401" w:rsidR="00AE0F54" w:rsidRPr="006F6281" w:rsidRDefault="00AE0F54" w:rsidP="00B87879">
            <w:pPr>
              <w:jc w:val="both"/>
              <w:rPr>
                <w:rFonts w:ascii="Calibri" w:hAnsi="Calibri"/>
                <w:sz w:val="18"/>
                <w:szCs w:val="18"/>
              </w:rPr>
            </w:pPr>
            <w:r w:rsidRPr="006F6281">
              <w:rPr>
                <w:rFonts w:ascii="Calibri" w:hAnsi="Calibri"/>
                <w:sz w:val="18"/>
                <w:szCs w:val="18"/>
              </w:rPr>
              <w:t>Tammy Chan</w:t>
            </w:r>
          </w:p>
        </w:tc>
        <w:tc>
          <w:tcPr>
            <w:tcW w:w="3181" w:type="dxa"/>
          </w:tcPr>
          <w:p w14:paraId="367CBB07" w14:textId="635F5447" w:rsidR="00AE0F54"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Requirements Gathering – Senior Specialist</w:t>
            </w:r>
          </w:p>
        </w:tc>
        <w:tc>
          <w:tcPr>
            <w:tcW w:w="3402" w:type="dxa"/>
          </w:tcPr>
          <w:p w14:paraId="6A1FD023" w14:textId="5B311B68" w:rsidR="00AE0F54"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Program Business Analyst</w:t>
            </w:r>
          </w:p>
        </w:tc>
      </w:tr>
      <w:tr w:rsidR="00AE0F54" w:rsidRPr="006F6281" w14:paraId="1486AB3F"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686038E3" w14:textId="0D6445C3" w:rsidR="00AE0F54" w:rsidRPr="006F6281" w:rsidRDefault="00AE0F54" w:rsidP="00B87879">
            <w:pPr>
              <w:jc w:val="both"/>
              <w:rPr>
                <w:rFonts w:ascii="Calibri" w:hAnsi="Calibri"/>
                <w:sz w:val="18"/>
                <w:szCs w:val="18"/>
              </w:rPr>
            </w:pPr>
            <w:r w:rsidRPr="006F6281">
              <w:rPr>
                <w:rFonts w:ascii="Calibri" w:hAnsi="Calibri"/>
                <w:sz w:val="18"/>
                <w:szCs w:val="18"/>
              </w:rPr>
              <w:t>Atif Saleem</w:t>
            </w:r>
          </w:p>
        </w:tc>
        <w:tc>
          <w:tcPr>
            <w:tcW w:w="3181" w:type="dxa"/>
          </w:tcPr>
          <w:p w14:paraId="4E7357CC" w14:textId="5AD51451" w:rsidR="00AE0F54"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Project Manager</w:t>
            </w:r>
          </w:p>
        </w:tc>
        <w:tc>
          <w:tcPr>
            <w:tcW w:w="3402" w:type="dxa"/>
          </w:tcPr>
          <w:p w14:paraId="39FC0633" w14:textId="2CE15372" w:rsidR="00AE0F54"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Project Manager</w:t>
            </w:r>
          </w:p>
        </w:tc>
      </w:tr>
      <w:tr w:rsidR="00AE0F54" w:rsidRPr="006F6281" w14:paraId="3192AC2B"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28355BBC" w14:textId="62E3B853" w:rsidR="00AE0F54" w:rsidRPr="006F6281" w:rsidRDefault="00AE0F54" w:rsidP="00B87879">
            <w:pPr>
              <w:jc w:val="both"/>
              <w:rPr>
                <w:rFonts w:ascii="Calibri" w:hAnsi="Calibri"/>
                <w:sz w:val="18"/>
                <w:szCs w:val="18"/>
              </w:rPr>
            </w:pPr>
            <w:r w:rsidRPr="006F6281">
              <w:rPr>
                <w:rFonts w:ascii="Calibri" w:hAnsi="Calibri"/>
                <w:sz w:val="18"/>
                <w:szCs w:val="18"/>
              </w:rPr>
              <w:t>Arpit Jain</w:t>
            </w:r>
          </w:p>
        </w:tc>
        <w:tc>
          <w:tcPr>
            <w:tcW w:w="3181" w:type="dxa"/>
          </w:tcPr>
          <w:p w14:paraId="220CF5BE" w14:textId="5E31F83D" w:rsidR="00AE0F54"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Network – Senior Engineer</w:t>
            </w:r>
          </w:p>
        </w:tc>
        <w:tc>
          <w:tcPr>
            <w:tcW w:w="3402" w:type="dxa"/>
          </w:tcPr>
          <w:p w14:paraId="663C4792" w14:textId="4068B89C" w:rsidR="00AE0F54" w:rsidRPr="006F6281" w:rsidRDefault="00AE0F54"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Test Lead</w:t>
            </w:r>
          </w:p>
        </w:tc>
      </w:tr>
      <w:tr w:rsidR="00AE0F54" w:rsidRPr="006F6281" w14:paraId="2384AB78" w14:textId="77777777" w:rsidTr="000A6E59">
        <w:tc>
          <w:tcPr>
            <w:cnfStyle w:val="001000000000" w:firstRow="0" w:lastRow="0" w:firstColumn="1" w:lastColumn="0" w:oddVBand="0" w:evenVBand="0" w:oddHBand="0" w:evenHBand="0" w:firstRowFirstColumn="0" w:firstRowLastColumn="0" w:lastRowFirstColumn="0" w:lastRowLastColumn="0"/>
            <w:tcW w:w="3051" w:type="dxa"/>
          </w:tcPr>
          <w:p w14:paraId="2C4105F4" w14:textId="33B2D2CB" w:rsidR="00AE0F54" w:rsidRPr="006F6281" w:rsidRDefault="00AE0F54" w:rsidP="00B87879">
            <w:pPr>
              <w:jc w:val="both"/>
              <w:rPr>
                <w:rFonts w:ascii="Calibri" w:hAnsi="Calibri"/>
                <w:sz w:val="18"/>
                <w:szCs w:val="18"/>
              </w:rPr>
            </w:pPr>
            <w:r w:rsidRPr="006F6281">
              <w:rPr>
                <w:rFonts w:ascii="Calibri" w:hAnsi="Calibri"/>
                <w:sz w:val="18"/>
                <w:szCs w:val="18"/>
              </w:rPr>
              <w:t>Glen Schofield</w:t>
            </w:r>
          </w:p>
        </w:tc>
        <w:tc>
          <w:tcPr>
            <w:tcW w:w="3181" w:type="dxa"/>
          </w:tcPr>
          <w:p w14:paraId="558E200E" w14:textId="312D11BC" w:rsidR="00AE0F54"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6F6281">
              <w:rPr>
                <w:rFonts w:ascii="Calibri" w:hAnsi="Calibri"/>
                <w:sz w:val="18"/>
                <w:szCs w:val="18"/>
              </w:rPr>
              <w:t>Systems – Senior Engineer</w:t>
            </w:r>
          </w:p>
        </w:tc>
        <w:tc>
          <w:tcPr>
            <w:tcW w:w="3402" w:type="dxa"/>
          </w:tcPr>
          <w:p w14:paraId="48709EB0" w14:textId="77777777" w:rsidR="00AE0F54" w:rsidRPr="006F6281" w:rsidRDefault="00AE0F54" w:rsidP="00B87879">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
        </w:tc>
      </w:tr>
      <w:tr w:rsidR="00B87879" w:rsidRPr="006F6281" w14:paraId="4B9C5CD8" w14:textId="77777777" w:rsidTr="000A6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14:paraId="16F2AAE8" w14:textId="48A2B29E" w:rsidR="00B87879" w:rsidRPr="006F6281" w:rsidRDefault="00B87879" w:rsidP="00B87879">
            <w:pPr>
              <w:jc w:val="both"/>
              <w:rPr>
                <w:rFonts w:ascii="Calibri" w:hAnsi="Calibri"/>
                <w:sz w:val="18"/>
                <w:szCs w:val="18"/>
              </w:rPr>
            </w:pPr>
            <w:r w:rsidRPr="006F6281">
              <w:rPr>
                <w:rFonts w:ascii="Calibri" w:hAnsi="Calibri"/>
                <w:sz w:val="18"/>
                <w:szCs w:val="18"/>
              </w:rPr>
              <w:t>Raja Sekhar Ravi</w:t>
            </w:r>
          </w:p>
        </w:tc>
        <w:tc>
          <w:tcPr>
            <w:tcW w:w="3181" w:type="dxa"/>
          </w:tcPr>
          <w:p w14:paraId="76933C27" w14:textId="6898EBAC" w:rsidR="00B87879" w:rsidRPr="006F6281" w:rsidRDefault="00B87879" w:rsidP="00B8787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Senior Solutions Architect</w:t>
            </w:r>
          </w:p>
        </w:tc>
        <w:tc>
          <w:tcPr>
            <w:tcW w:w="3402" w:type="dxa"/>
          </w:tcPr>
          <w:p w14:paraId="09779503" w14:textId="288933F2" w:rsidR="00B87879" w:rsidRPr="006F6281" w:rsidRDefault="00B87879" w:rsidP="00566A09">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6F6281">
              <w:rPr>
                <w:rFonts w:ascii="Calibri" w:hAnsi="Calibri"/>
                <w:sz w:val="18"/>
                <w:szCs w:val="18"/>
              </w:rPr>
              <w:t xml:space="preserve">Lead architect </w:t>
            </w:r>
          </w:p>
        </w:tc>
      </w:tr>
    </w:tbl>
    <w:p w14:paraId="39EB8F99" w14:textId="77777777" w:rsidR="00123D69" w:rsidRPr="006F6281" w:rsidRDefault="00123D69" w:rsidP="00B87879">
      <w:pPr>
        <w:jc w:val="both"/>
        <w:rPr>
          <w:rFonts w:ascii="Calibri" w:hAnsi="Calibri"/>
        </w:rPr>
      </w:pPr>
      <w:bookmarkStart w:id="47" w:name="_Toc529950404"/>
      <w:bookmarkStart w:id="48" w:name="_Toc529977751"/>
      <w:bookmarkStart w:id="49" w:name="_Toc529978061"/>
      <w:bookmarkStart w:id="50" w:name="_Toc529978168"/>
      <w:bookmarkStart w:id="51" w:name="_Toc529950405"/>
      <w:bookmarkStart w:id="52" w:name="_Toc529977752"/>
      <w:bookmarkStart w:id="53" w:name="_Toc529978062"/>
      <w:bookmarkStart w:id="54" w:name="_Toc529978169"/>
      <w:bookmarkStart w:id="55" w:name="_Toc529950406"/>
      <w:bookmarkStart w:id="56" w:name="_Toc529977753"/>
      <w:bookmarkStart w:id="57" w:name="_Toc529978063"/>
      <w:bookmarkStart w:id="58" w:name="_Toc529978170"/>
      <w:bookmarkStart w:id="59" w:name="_Toc529950407"/>
      <w:bookmarkStart w:id="60" w:name="_Toc529977754"/>
      <w:bookmarkStart w:id="61" w:name="_Toc529978064"/>
      <w:bookmarkStart w:id="62" w:name="_Toc529978171"/>
      <w:bookmarkStart w:id="63" w:name="_Toc529950408"/>
      <w:bookmarkStart w:id="64" w:name="_Toc529977755"/>
      <w:bookmarkStart w:id="65" w:name="_Toc529978065"/>
      <w:bookmarkStart w:id="66" w:name="_Toc529978172"/>
      <w:bookmarkStart w:id="67" w:name="_Toc529950409"/>
      <w:bookmarkStart w:id="68" w:name="_Toc529977756"/>
      <w:bookmarkStart w:id="69" w:name="_Toc529978066"/>
      <w:bookmarkStart w:id="70" w:name="_Toc529978173"/>
      <w:bookmarkStart w:id="71" w:name="_Toc529950410"/>
      <w:bookmarkStart w:id="72" w:name="_Toc529977757"/>
      <w:bookmarkStart w:id="73" w:name="_Toc529978067"/>
      <w:bookmarkStart w:id="74" w:name="_Toc529978174"/>
      <w:bookmarkStart w:id="75" w:name="_Toc514400342"/>
      <w:bookmarkStart w:id="76" w:name="_Toc514417990"/>
      <w:bookmarkStart w:id="77" w:name="_Toc514418055"/>
      <w:bookmarkStart w:id="78" w:name="_Toc514419639"/>
      <w:bookmarkStart w:id="79" w:name="_Toc5146859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2E067A57" w14:textId="5FD504A4" w:rsidR="0009653D" w:rsidRPr="006F6281" w:rsidRDefault="004820E7" w:rsidP="00B87879">
      <w:pPr>
        <w:pStyle w:val="1"/>
        <w:jc w:val="both"/>
      </w:pPr>
      <w:bookmarkStart w:id="80" w:name="_Toc5263203"/>
      <w:r w:rsidRPr="006F6281">
        <w:t>LTE Device</w:t>
      </w:r>
      <w:r w:rsidR="00ED3A13" w:rsidRPr="006F6281">
        <w:t xml:space="preserve"> Specifications</w:t>
      </w:r>
      <w:bookmarkEnd w:id="80"/>
    </w:p>
    <w:p w14:paraId="4F082B63" w14:textId="5899A288" w:rsidR="00923E8B" w:rsidRPr="006F6281" w:rsidRDefault="003660AB" w:rsidP="00B87879">
      <w:pPr>
        <w:pStyle w:val="a6"/>
        <w:spacing w:after="120" w:line="240" w:lineRule="auto"/>
        <w:jc w:val="both"/>
        <w:rPr>
          <w:rFonts w:ascii="Calibri" w:hAnsi="Calibri"/>
        </w:rPr>
      </w:pPr>
      <w:r w:rsidRPr="006F6281">
        <w:rPr>
          <w:rFonts w:ascii="Calibri" w:hAnsi="Calibri"/>
        </w:rPr>
        <w:t xml:space="preserve">The device design level details are explained in the following sections. </w:t>
      </w:r>
    </w:p>
    <w:p w14:paraId="1DC48DBA" w14:textId="235F0E4F" w:rsidR="00B66F34" w:rsidRPr="006F6281" w:rsidRDefault="00045CAB" w:rsidP="00001A36">
      <w:pPr>
        <w:pStyle w:val="2"/>
      </w:pPr>
      <w:bookmarkStart w:id="81" w:name="_Toc529977759"/>
      <w:bookmarkStart w:id="82" w:name="_Toc529978069"/>
      <w:bookmarkStart w:id="83" w:name="_Toc529978176"/>
      <w:bookmarkStart w:id="84" w:name="_Toc529950412"/>
      <w:bookmarkStart w:id="85" w:name="_Toc529977760"/>
      <w:bookmarkStart w:id="86" w:name="_Toc529978070"/>
      <w:bookmarkStart w:id="87" w:name="_Toc529978177"/>
      <w:bookmarkStart w:id="88" w:name="_Toc529950413"/>
      <w:bookmarkStart w:id="89" w:name="_Toc529977761"/>
      <w:bookmarkStart w:id="90" w:name="_Toc529978071"/>
      <w:bookmarkStart w:id="91" w:name="_Toc529978178"/>
      <w:bookmarkStart w:id="92" w:name="_Toc529950414"/>
      <w:bookmarkStart w:id="93" w:name="_Toc529977762"/>
      <w:bookmarkStart w:id="94" w:name="_Toc529978072"/>
      <w:bookmarkStart w:id="95" w:name="_Toc529978179"/>
      <w:bookmarkStart w:id="96" w:name="_Toc529950415"/>
      <w:bookmarkStart w:id="97" w:name="_Toc529977763"/>
      <w:bookmarkStart w:id="98" w:name="_Toc529978073"/>
      <w:bookmarkStart w:id="99" w:name="_Toc529978180"/>
      <w:bookmarkStart w:id="100" w:name="_Toc529950416"/>
      <w:bookmarkStart w:id="101" w:name="_Toc529977764"/>
      <w:bookmarkStart w:id="102" w:name="_Toc529978074"/>
      <w:bookmarkStart w:id="103" w:name="_Toc529978181"/>
      <w:bookmarkStart w:id="104" w:name="_Toc5263204"/>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t xml:space="preserve">Device </w:t>
      </w:r>
      <w:r w:rsidR="00001A36">
        <w:t>Parameters</w:t>
      </w:r>
      <w:bookmarkEnd w:id="104"/>
    </w:p>
    <w:tbl>
      <w:tblPr>
        <w:tblStyle w:val="GridTable5DarkAccent2"/>
        <w:tblW w:w="9634" w:type="dxa"/>
        <w:tblLook w:val="04A0" w:firstRow="1" w:lastRow="0" w:firstColumn="1" w:lastColumn="0" w:noHBand="0" w:noVBand="1"/>
      </w:tblPr>
      <w:tblGrid>
        <w:gridCol w:w="5250"/>
        <w:gridCol w:w="2136"/>
        <w:gridCol w:w="2248"/>
      </w:tblGrid>
      <w:tr w:rsidR="00F210FB" w:rsidRPr="006F6281" w14:paraId="1C04E8F1" w14:textId="77777777" w:rsidTr="001551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4B981FD" w14:textId="77777777" w:rsidR="00F210FB" w:rsidRPr="006F6281" w:rsidRDefault="00F210FB" w:rsidP="00B87879">
            <w:pPr>
              <w:spacing w:after="0" w:line="240" w:lineRule="auto"/>
              <w:jc w:val="both"/>
              <w:rPr>
                <w:rFonts w:ascii="Calibri" w:eastAsia="Times New Roman" w:hAnsi="Calibri"/>
                <w:color w:val="FFFFFF"/>
                <w:spacing w:val="0"/>
                <w:sz w:val="18"/>
                <w:szCs w:val="18"/>
                <w:lang w:eastAsia="en-AU"/>
              </w:rPr>
            </w:pPr>
            <w:r w:rsidRPr="006F6281">
              <w:rPr>
                <w:rFonts w:ascii="Calibri" w:eastAsia="Times New Roman" w:hAnsi="Calibri"/>
                <w:color w:val="FFFFFF"/>
                <w:spacing w:val="0"/>
                <w:sz w:val="18"/>
                <w:szCs w:val="18"/>
                <w:lang w:eastAsia="en-AU"/>
              </w:rPr>
              <w:t>Feature</w:t>
            </w:r>
          </w:p>
        </w:tc>
        <w:tc>
          <w:tcPr>
            <w:tcW w:w="2136" w:type="dxa"/>
            <w:noWrap/>
            <w:hideMark/>
          </w:tcPr>
          <w:p w14:paraId="4BBC888C" w14:textId="77777777" w:rsidR="00F210FB" w:rsidRPr="006F6281" w:rsidRDefault="00F210FB" w:rsidP="00B8787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FFFFFF"/>
                <w:spacing w:val="0"/>
                <w:sz w:val="18"/>
                <w:szCs w:val="18"/>
                <w:lang w:eastAsia="en-AU"/>
              </w:rPr>
            </w:pPr>
            <w:r w:rsidRPr="006F6281">
              <w:rPr>
                <w:rFonts w:ascii="Calibri" w:eastAsia="Times New Roman" w:hAnsi="Calibri"/>
                <w:color w:val="FFFFFF"/>
                <w:spacing w:val="0"/>
                <w:sz w:val="18"/>
                <w:szCs w:val="18"/>
                <w:lang w:eastAsia="en-AU"/>
              </w:rPr>
              <w:t>Consumer</w:t>
            </w:r>
          </w:p>
        </w:tc>
        <w:tc>
          <w:tcPr>
            <w:tcW w:w="2248" w:type="dxa"/>
            <w:noWrap/>
            <w:hideMark/>
          </w:tcPr>
          <w:p w14:paraId="1ACF4132" w14:textId="77777777" w:rsidR="00F210FB" w:rsidRPr="006F6281" w:rsidRDefault="00F210FB" w:rsidP="00B8787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FFFFFF"/>
                <w:spacing w:val="0"/>
                <w:sz w:val="18"/>
                <w:szCs w:val="18"/>
                <w:lang w:eastAsia="en-AU"/>
              </w:rPr>
            </w:pPr>
            <w:r w:rsidRPr="006F6281">
              <w:rPr>
                <w:rFonts w:ascii="Calibri" w:eastAsia="Times New Roman" w:hAnsi="Calibri"/>
                <w:color w:val="FFFFFF"/>
                <w:spacing w:val="0"/>
                <w:sz w:val="18"/>
                <w:szCs w:val="18"/>
                <w:lang w:eastAsia="en-AU"/>
              </w:rPr>
              <w:t>Enterprise</w:t>
            </w:r>
          </w:p>
        </w:tc>
      </w:tr>
      <w:tr w:rsidR="00F210FB" w:rsidRPr="006F6281" w14:paraId="0C6C492F"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3692DDC" w14:textId="77777777" w:rsidR="00F210FB" w:rsidRPr="006F6281" w:rsidRDefault="00F210FB" w:rsidP="00B87879">
            <w:pPr>
              <w:spacing w:after="0" w:line="240" w:lineRule="auto"/>
              <w:jc w:val="both"/>
              <w:rPr>
                <w:rFonts w:ascii="Calibri" w:eastAsia="Times New Roman" w:hAnsi="Calibri"/>
                <w:spacing w:val="0"/>
                <w:sz w:val="18"/>
                <w:szCs w:val="18"/>
                <w:lang w:eastAsia="en-AU"/>
              </w:rPr>
            </w:pPr>
            <w:r w:rsidRPr="006F6281">
              <w:rPr>
                <w:rFonts w:ascii="Calibri" w:eastAsia="Times New Roman" w:hAnsi="Calibri"/>
                <w:spacing w:val="0"/>
                <w:sz w:val="18"/>
                <w:szCs w:val="18"/>
                <w:lang w:eastAsia="en-AU"/>
              </w:rPr>
              <w:t>Electrical</w:t>
            </w:r>
          </w:p>
        </w:tc>
        <w:tc>
          <w:tcPr>
            <w:tcW w:w="2136" w:type="dxa"/>
            <w:noWrap/>
            <w:hideMark/>
          </w:tcPr>
          <w:p w14:paraId="75110F42"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2A835BFA"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3C6F03F9"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1404EDE" w14:textId="3254D0DB" w:rsidR="00F210FB" w:rsidRPr="006F6281" w:rsidRDefault="00031EE7"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BLE Radio</w:t>
            </w:r>
          </w:p>
        </w:tc>
        <w:tc>
          <w:tcPr>
            <w:tcW w:w="2136" w:type="dxa"/>
            <w:noWrap/>
            <w:hideMark/>
          </w:tcPr>
          <w:p w14:paraId="0B1E565F"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25E42513" w14:textId="158D3F85" w:rsidR="00F210FB"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Yes</w:t>
            </w:r>
          </w:p>
        </w:tc>
      </w:tr>
      <w:tr w:rsidR="00031EE7" w:rsidRPr="006F6281" w14:paraId="0389643D"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tcPr>
          <w:p w14:paraId="51E0132B" w14:textId="7BF81191" w:rsidR="00031EE7"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Power Level</w:t>
            </w:r>
          </w:p>
        </w:tc>
        <w:tc>
          <w:tcPr>
            <w:tcW w:w="2136" w:type="dxa"/>
            <w:noWrap/>
          </w:tcPr>
          <w:p w14:paraId="1C4C426C" w14:textId="043EFF53" w:rsidR="00031EE7"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FF0000"/>
                <w:spacing w:val="0"/>
                <w:sz w:val="18"/>
                <w:szCs w:val="18"/>
                <w:lang w:eastAsia="en-AU"/>
              </w:rPr>
            </w:pPr>
            <w:r w:rsidRPr="00031EE7">
              <w:rPr>
                <w:rFonts w:ascii="Calibri" w:eastAsia="Times New Roman" w:hAnsi="Calibri"/>
                <w:spacing w:val="0"/>
                <w:sz w:val="18"/>
                <w:szCs w:val="18"/>
                <w:lang w:eastAsia="en-AU"/>
              </w:rPr>
              <w:t>5dBm</w:t>
            </w:r>
          </w:p>
        </w:tc>
        <w:tc>
          <w:tcPr>
            <w:tcW w:w="2248" w:type="dxa"/>
            <w:noWrap/>
          </w:tcPr>
          <w:p w14:paraId="349CEEFE" w14:textId="2ED6A802" w:rsidR="00031EE7"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031EE7">
              <w:rPr>
                <w:rFonts w:ascii="Calibri" w:eastAsia="Times New Roman" w:hAnsi="Calibri"/>
                <w:spacing w:val="0"/>
                <w:sz w:val="18"/>
                <w:szCs w:val="18"/>
                <w:lang w:eastAsia="en-AU"/>
              </w:rPr>
              <w:t>5dBm</w:t>
            </w:r>
          </w:p>
        </w:tc>
      </w:tr>
      <w:tr w:rsidR="00F210FB" w:rsidRPr="006F6281" w14:paraId="5ACD3A5C"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9F83888" w14:textId="4111CA38"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Version</w:t>
            </w:r>
          </w:p>
        </w:tc>
        <w:tc>
          <w:tcPr>
            <w:tcW w:w="2136" w:type="dxa"/>
            <w:noWrap/>
            <w:hideMark/>
          </w:tcPr>
          <w:p w14:paraId="129D816A" w14:textId="10358AAF" w:rsidR="00F210FB" w:rsidRPr="006F6281" w:rsidRDefault="00E83E9F"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031EE7">
              <w:rPr>
                <w:rFonts w:ascii="Calibri" w:eastAsia="Times New Roman" w:hAnsi="Calibri"/>
                <w:spacing w:val="0"/>
                <w:sz w:val="18"/>
                <w:szCs w:val="18"/>
                <w:lang w:eastAsia="en-AU"/>
              </w:rPr>
              <w:t>4.2</w:t>
            </w:r>
          </w:p>
        </w:tc>
        <w:tc>
          <w:tcPr>
            <w:tcW w:w="2248" w:type="dxa"/>
            <w:noWrap/>
            <w:hideMark/>
          </w:tcPr>
          <w:p w14:paraId="3F7A8857" w14:textId="66CA7FC5" w:rsidR="00F210FB"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4.2</w:t>
            </w:r>
          </w:p>
        </w:tc>
      </w:tr>
      <w:tr w:rsidR="00F210FB" w:rsidRPr="006F6281" w14:paraId="4B49F4A3"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E44C393" w14:textId="628796D1"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Chipset</w:t>
            </w:r>
          </w:p>
        </w:tc>
        <w:tc>
          <w:tcPr>
            <w:tcW w:w="2136" w:type="dxa"/>
            <w:noWrap/>
            <w:hideMark/>
          </w:tcPr>
          <w:p w14:paraId="7F0FA44F"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ST BLUENRGCSP</w:t>
            </w:r>
          </w:p>
        </w:tc>
        <w:tc>
          <w:tcPr>
            <w:tcW w:w="2248" w:type="dxa"/>
            <w:noWrap/>
            <w:hideMark/>
          </w:tcPr>
          <w:p w14:paraId="161F5699" w14:textId="15C86D10" w:rsidR="00F210FB" w:rsidRPr="006F6281" w:rsidRDefault="00BC1AE9"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ST BLUENRGCSP</w:t>
            </w:r>
          </w:p>
        </w:tc>
      </w:tr>
      <w:tr w:rsidR="00F210FB" w:rsidRPr="006F6281" w14:paraId="16B79D17"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F3AEEDF" w14:textId="2319B273" w:rsidR="00F210FB" w:rsidRPr="00031EE7" w:rsidRDefault="00031EE7" w:rsidP="00B87879">
            <w:pPr>
              <w:spacing w:after="0" w:line="240" w:lineRule="auto"/>
              <w:jc w:val="both"/>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 xml:space="preserve">    </w:t>
            </w:r>
            <w:r w:rsidR="00F210FB" w:rsidRPr="00031EE7">
              <w:rPr>
                <w:rFonts w:ascii="Calibri" w:eastAsia="Times New Roman" w:hAnsi="Calibri"/>
                <w:spacing w:val="0"/>
                <w:sz w:val="18"/>
                <w:szCs w:val="18"/>
                <w:lang w:eastAsia="en-AU"/>
              </w:rPr>
              <w:t>Wi-Fi Radio</w:t>
            </w:r>
          </w:p>
        </w:tc>
        <w:tc>
          <w:tcPr>
            <w:tcW w:w="2136" w:type="dxa"/>
            <w:noWrap/>
            <w:hideMark/>
          </w:tcPr>
          <w:p w14:paraId="42EAE32A" w14:textId="77777777" w:rsidR="00F210FB" w:rsidRPr="00031EE7"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Yes</w:t>
            </w:r>
          </w:p>
        </w:tc>
        <w:tc>
          <w:tcPr>
            <w:tcW w:w="2248" w:type="dxa"/>
            <w:noWrap/>
            <w:hideMark/>
          </w:tcPr>
          <w:p w14:paraId="4819895D" w14:textId="77777777" w:rsidR="00F210FB" w:rsidRPr="00031EE7"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Yes</w:t>
            </w:r>
          </w:p>
        </w:tc>
      </w:tr>
      <w:tr w:rsidR="00031EE7" w:rsidRPr="006F6281" w14:paraId="737F6F55"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tcPr>
          <w:p w14:paraId="4C726009" w14:textId="7ADF04EA" w:rsidR="00031EE7" w:rsidRPr="00031EE7"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Power Level</w:t>
            </w:r>
          </w:p>
        </w:tc>
        <w:tc>
          <w:tcPr>
            <w:tcW w:w="2136" w:type="dxa"/>
            <w:noWrap/>
          </w:tcPr>
          <w:p w14:paraId="5ADB228B" w14:textId="58CC7AB8" w:rsidR="00031EE7" w:rsidRPr="00031EE7"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15dBm</w:t>
            </w:r>
          </w:p>
        </w:tc>
        <w:tc>
          <w:tcPr>
            <w:tcW w:w="2248" w:type="dxa"/>
            <w:noWrap/>
          </w:tcPr>
          <w:p w14:paraId="23C91034" w14:textId="378CCC78" w:rsidR="00031EE7" w:rsidRPr="00031EE7"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15dBm</w:t>
            </w:r>
          </w:p>
        </w:tc>
      </w:tr>
      <w:tr w:rsidR="00F210FB" w:rsidRPr="006F6281" w14:paraId="29D47D8A"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1D1228D7" w14:textId="06B1ACEA" w:rsidR="00F210FB" w:rsidRPr="00031EE7" w:rsidRDefault="00031EE7" w:rsidP="00B87879">
            <w:pPr>
              <w:spacing w:after="0" w:line="240" w:lineRule="auto"/>
              <w:jc w:val="both"/>
              <w:rPr>
                <w:rFonts w:ascii="Calibri" w:eastAsia="Times New Roman" w:hAnsi="Calibri"/>
                <w:i/>
                <w:iCs/>
                <w:spacing w:val="0"/>
                <w:sz w:val="18"/>
                <w:szCs w:val="18"/>
                <w:lang w:eastAsia="en-AU"/>
              </w:rPr>
            </w:pPr>
            <w:r w:rsidRPr="00031EE7">
              <w:rPr>
                <w:rFonts w:ascii="Calibri" w:eastAsia="Times New Roman" w:hAnsi="Calibri"/>
                <w:i/>
                <w:iCs/>
                <w:spacing w:val="0"/>
                <w:sz w:val="18"/>
                <w:szCs w:val="18"/>
                <w:lang w:eastAsia="en-AU"/>
              </w:rPr>
              <w:t xml:space="preserve">       </w:t>
            </w:r>
            <w:r w:rsidR="00F210FB" w:rsidRPr="00031EE7">
              <w:rPr>
                <w:rFonts w:ascii="Calibri" w:eastAsia="Times New Roman" w:hAnsi="Calibri"/>
                <w:i/>
                <w:iCs/>
                <w:spacing w:val="0"/>
                <w:sz w:val="18"/>
                <w:szCs w:val="18"/>
                <w:lang w:eastAsia="en-AU"/>
              </w:rPr>
              <w:t>2.4Ghz Frequency</w:t>
            </w:r>
          </w:p>
        </w:tc>
        <w:tc>
          <w:tcPr>
            <w:tcW w:w="2136" w:type="dxa"/>
            <w:noWrap/>
            <w:hideMark/>
          </w:tcPr>
          <w:p w14:paraId="5CB57D65" w14:textId="77777777" w:rsidR="00F210FB" w:rsidRPr="00031EE7"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Yes</w:t>
            </w:r>
          </w:p>
        </w:tc>
        <w:tc>
          <w:tcPr>
            <w:tcW w:w="2248" w:type="dxa"/>
            <w:noWrap/>
            <w:hideMark/>
          </w:tcPr>
          <w:p w14:paraId="39987BDC" w14:textId="2F8CF974" w:rsidR="00F210FB" w:rsidRPr="00031EE7"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Yes</w:t>
            </w:r>
          </w:p>
        </w:tc>
      </w:tr>
      <w:tr w:rsidR="00F210FB" w:rsidRPr="006F6281" w14:paraId="6B7BB61A"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7E0F012" w14:textId="69435071" w:rsidR="00F210FB" w:rsidRPr="00031EE7" w:rsidRDefault="00031EE7" w:rsidP="00B87879">
            <w:pPr>
              <w:spacing w:after="0" w:line="240" w:lineRule="auto"/>
              <w:jc w:val="both"/>
              <w:rPr>
                <w:rFonts w:ascii="Calibri" w:eastAsia="Times New Roman" w:hAnsi="Calibri"/>
                <w:i/>
                <w:iCs/>
                <w:spacing w:val="0"/>
                <w:sz w:val="18"/>
                <w:szCs w:val="18"/>
                <w:lang w:eastAsia="en-AU"/>
              </w:rPr>
            </w:pPr>
            <w:r w:rsidRPr="00031EE7">
              <w:rPr>
                <w:rFonts w:ascii="Calibri" w:eastAsia="Times New Roman" w:hAnsi="Calibri"/>
                <w:i/>
                <w:iCs/>
                <w:spacing w:val="0"/>
                <w:sz w:val="18"/>
                <w:szCs w:val="18"/>
                <w:lang w:eastAsia="en-AU"/>
              </w:rPr>
              <w:lastRenderedPageBreak/>
              <w:t xml:space="preserve">       </w:t>
            </w:r>
            <w:r w:rsidR="00F210FB" w:rsidRPr="00031EE7">
              <w:rPr>
                <w:rFonts w:ascii="Calibri" w:eastAsia="Times New Roman" w:hAnsi="Calibri"/>
                <w:i/>
                <w:iCs/>
                <w:spacing w:val="0"/>
                <w:sz w:val="18"/>
                <w:szCs w:val="18"/>
                <w:lang w:eastAsia="en-AU"/>
              </w:rPr>
              <w:t>5Ghz Frequency</w:t>
            </w:r>
          </w:p>
        </w:tc>
        <w:tc>
          <w:tcPr>
            <w:tcW w:w="2136" w:type="dxa"/>
            <w:noWrap/>
            <w:hideMark/>
          </w:tcPr>
          <w:p w14:paraId="6B66D3AE" w14:textId="77777777" w:rsidR="00F210FB" w:rsidRPr="00031EE7"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w:t>
            </w:r>
          </w:p>
        </w:tc>
        <w:tc>
          <w:tcPr>
            <w:tcW w:w="2248" w:type="dxa"/>
            <w:noWrap/>
            <w:hideMark/>
          </w:tcPr>
          <w:p w14:paraId="62D39EB0" w14:textId="4E4A9328" w:rsidR="00F210FB" w:rsidRPr="00031EE7"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031EE7">
              <w:rPr>
                <w:rFonts w:ascii="Calibri" w:eastAsia="Times New Roman" w:hAnsi="Calibri"/>
                <w:spacing w:val="0"/>
                <w:sz w:val="18"/>
                <w:szCs w:val="18"/>
                <w:lang w:eastAsia="en-AU"/>
              </w:rPr>
              <w:t xml:space="preserve">- </w:t>
            </w:r>
          </w:p>
        </w:tc>
      </w:tr>
      <w:tr w:rsidR="00F210FB" w:rsidRPr="006F6281" w14:paraId="59258546"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406006E" w14:textId="25FC196A"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Chipset</w:t>
            </w:r>
          </w:p>
        </w:tc>
        <w:tc>
          <w:tcPr>
            <w:tcW w:w="2136" w:type="dxa"/>
            <w:noWrap/>
            <w:hideMark/>
          </w:tcPr>
          <w:p w14:paraId="754B2E89" w14:textId="1DFC5254"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6F6281">
              <w:rPr>
                <w:rFonts w:ascii="Calibri" w:eastAsia="Times New Roman" w:hAnsi="Calibri"/>
                <w:color w:val="000000"/>
                <w:spacing w:val="0"/>
                <w:sz w:val="18"/>
                <w:szCs w:val="18"/>
                <w:lang w:eastAsia="en-AU"/>
              </w:rPr>
              <w:t>Espressif</w:t>
            </w:r>
            <w:proofErr w:type="spellEnd"/>
            <w:r w:rsidRPr="006F6281">
              <w:rPr>
                <w:rFonts w:ascii="Calibri" w:eastAsia="Times New Roman" w:hAnsi="Calibri"/>
                <w:color w:val="000000"/>
                <w:spacing w:val="0"/>
                <w:sz w:val="18"/>
                <w:szCs w:val="18"/>
                <w:lang w:eastAsia="en-AU"/>
              </w:rPr>
              <w:t xml:space="preserve"> </w:t>
            </w:r>
            <w:r w:rsidR="00031EE7">
              <w:rPr>
                <w:rFonts w:ascii="Calibri" w:eastAsia="Times New Roman" w:hAnsi="Calibri"/>
                <w:color w:val="000000"/>
                <w:spacing w:val="0"/>
                <w:sz w:val="18"/>
                <w:szCs w:val="18"/>
                <w:lang w:eastAsia="en-AU"/>
              </w:rPr>
              <w:t xml:space="preserve">- </w:t>
            </w:r>
            <w:r w:rsidRPr="006F6281">
              <w:rPr>
                <w:rFonts w:ascii="Calibri" w:eastAsia="Times New Roman" w:hAnsi="Calibri"/>
                <w:color w:val="000000"/>
                <w:spacing w:val="0"/>
                <w:sz w:val="18"/>
                <w:szCs w:val="18"/>
                <w:lang w:eastAsia="en-AU"/>
              </w:rPr>
              <w:t>ESP8266</w:t>
            </w:r>
          </w:p>
        </w:tc>
        <w:tc>
          <w:tcPr>
            <w:tcW w:w="2248" w:type="dxa"/>
            <w:noWrap/>
            <w:hideMark/>
          </w:tcPr>
          <w:p w14:paraId="60452EE9" w14:textId="6F54F3E7" w:rsidR="00F210FB"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6F6281">
              <w:rPr>
                <w:rFonts w:ascii="Calibri" w:eastAsia="Times New Roman" w:hAnsi="Calibri"/>
                <w:color w:val="000000"/>
                <w:spacing w:val="0"/>
                <w:sz w:val="18"/>
                <w:szCs w:val="18"/>
                <w:lang w:eastAsia="en-AU"/>
              </w:rPr>
              <w:t>Espressif</w:t>
            </w:r>
            <w:proofErr w:type="spellEnd"/>
            <w:r w:rsidRPr="006F6281">
              <w:rPr>
                <w:rFonts w:ascii="Calibri" w:eastAsia="Times New Roman" w:hAnsi="Calibri"/>
                <w:color w:val="000000"/>
                <w:spacing w:val="0"/>
                <w:sz w:val="18"/>
                <w:szCs w:val="18"/>
                <w:lang w:eastAsia="en-AU"/>
              </w:rPr>
              <w:t xml:space="preserve"> </w:t>
            </w:r>
            <w:r>
              <w:rPr>
                <w:rFonts w:ascii="Calibri" w:eastAsia="Times New Roman" w:hAnsi="Calibri"/>
                <w:color w:val="000000"/>
                <w:spacing w:val="0"/>
                <w:sz w:val="18"/>
                <w:szCs w:val="18"/>
                <w:lang w:eastAsia="en-AU"/>
              </w:rPr>
              <w:t xml:space="preserve">- </w:t>
            </w:r>
            <w:r w:rsidRPr="006F6281">
              <w:rPr>
                <w:rFonts w:ascii="Calibri" w:eastAsia="Times New Roman" w:hAnsi="Calibri"/>
                <w:color w:val="000000"/>
                <w:spacing w:val="0"/>
                <w:sz w:val="18"/>
                <w:szCs w:val="18"/>
                <w:lang w:eastAsia="en-AU"/>
              </w:rPr>
              <w:t>ESP8266</w:t>
            </w:r>
          </w:p>
        </w:tc>
      </w:tr>
      <w:tr w:rsidR="00F210FB" w:rsidRPr="006F6281" w14:paraId="642E5711"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F76A619" w14:textId="799B5736" w:rsidR="00F210FB" w:rsidRPr="006F6281" w:rsidRDefault="00031EE7"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LTE Radio</w:t>
            </w:r>
          </w:p>
        </w:tc>
        <w:tc>
          <w:tcPr>
            <w:tcW w:w="2136" w:type="dxa"/>
            <w:noWrap/>
            <w:hideMark/>
          </w:tcPr>
          <w:p w14:paraId="55CED47D"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7ABA9D38"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r>
      <w:tr w:rsidR="00F210FB" w:rsidRPr="006F6281" w14:paraId="6E9EFF80"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0CF0C67" w14:textId="199A41F3"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Cat-M1</w:t>
            </w:r>
          </w:p>
        </w:tc>
        <w:tc>
          <w:tcPr>
            <w:tcW w:w="2136" w:type="dxa"/>
            <w:noWrap/>
            <w:hideMark/>
          </w:tcPr>
          <w:p w14:paraId="021BB479"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7BE72C64"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r>
      <w:tr w:rsidR="00F210FB" w:rsidRPr="006F6281" w14:paraId="49A11363"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4BCB620" w14:textId="4DE0CE89"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Cat-NB1</w:t>
            </w:r>
          </w:p>
        </w:tc>
        <w:tc>
          <w:tcPr>
            <w:tcW w:w="2136" w:type="dxa"/>
            <w:noWrap/>
            <w:hideMark/>
          </w:tcPr>
          <w:p w14:paraId="36A3E7BB"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t>
            </w:r>
          </w:p>
        </w:tc>
        <w:tc>
          <w:tcPr>
            <w:tcW w:w="2248" w:type="dxa"/>
            <w:noWrap/>
            <w:hideMark/>
          </w:tcPr>
          <w:p w14:paraId="48FDBF4F"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No</w:t>
            </w:r>
          </w:p>
        </w:tc>
      </w:tr>
      <w:tr w:rsidR="00F210FB" w:rsidRPr="006F6281" w14:paraId="24B019C7"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4371A710" w14:textId="44602DA5"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Chipset</w:t>
            </w:r>
          </w:p>
        </w:tc>
        <w:tc>
          <w:tcPr>
            <w:tcW w:w="2136" w:type="dxa"/>
            <w:noWrap/>
            <w:hideMark/>
          </w:tcPr>
          <w:p w14:paraId="7A22F271"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Sequans Monarch GM01G</w:t>
            </w:r>
          </w:p>
        </w:tc>
        <w:tc>
          <w:tcPr>
            <w:tcW w:w="2248" w:type="dxa"/>
            <w:noWrap/>
            <w:hideMark/>
          </w:tcPr>
          <w:p w14:paraId="29BBCCE4" w14:textId="1823B608" w:rsidR="00F210FB"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Sequans Monarch GM01G</w:t>
            </w:r>
          </w:p>
        </w:tc>
      </w:tr>
      <w:tr w:rsidR="00F210FB" w:rsidRPr="006F6281" w14:paraId="0256615C"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12D99DB2" w14:textId="466E86AE" w:rsidR="00F210FB" w:rsidRPr="006F6281" w:rsidRDefault="00031EE7" w:rsidP="00B8787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 xml:space="preserve">       </w:t>
            </w:r>
            <w:r w:rsidR="00F210FB" w:rsidRPr="006F6281">
              <w:rPr>
                <w:rFonts w:ascii="Calibri" w:eastAsia="Times New Roman" w:hAnsi="Calibri"/>
                <w:i/>
                <w:iCs/>
                <w:spacing w:val="0"/>
                <w:sz w:val="18"/>
                <w:szCs w:val="18"/>
                <w:lang w:eastAsia="en-AU"/>
              </w:rPr>
              <w:t>SIM</w:t>
            </w:r>
          </w:p>
        </w:tc>
        <w:tc>
          <w:tcPr>
            <w:tcW w:w="2136" w:type="dxa"/>
            <w:noWrap/>
            <w:hideMark/>
          </w:tcPr>
          <w:p w14:paraId="41836432" w14:textId="4D3D5EE6" w:rsidR="00F210FB" w:rsidRPr="006F6281" w:rsidRDefault="00031E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4</w:t>
            </w:r>
            <w:r w:rsidR="00F210FB" w:rsidRPr="006F6281">
              <w:rPr>
                <w:rFonts w:ascii="Calibri" w:eastAsia="Times New Roman" w:hAnsi="Calibri"/>
                <w:color w:val="000000"/>
                <w:spacing w:val="0"/>
                <w:sz w:val="18"/>
                <w:szCs w:val="18"/>
                <w:lang w:eastAsia="en-AU"/>
              </w:rPr>
              <w:t>FF</w:t>
            </w:r>
          </w:p>
        </w:tc>
        <w:tc>
          <w:tcPr>
            <w:tcW w:w="2248" w:type="dxa"/>
            <w:noWrap/>
            <w:hideMark/>
          </w:tcPr>
          <w:p w14:paraId="68A7A449" w14:textId="756AC66C"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4FF</w:t>
            </w:r>
          </w:p>
        </w:tc>
      </w:tr>
      <w:tr w:rsidR="00031EE7" w:rsidRPr="006F6281" w14:paraId="67DBAFBE"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tcPr>
          <w:p w14:paraId="71D90A6D" w14:textId="7C6BBE40" w:rsidR="00031EE7" w:rsidRPr="006F6281" w:rsidRDefault="00031EE7"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IMEI Prefix for TAC</w:t>
            </w:r>
          </w:p>
        </w:tc>
        <w:tc>
          <w:tcPr>
            <w:tcW w:w="2136" w:type="dxa"/>
            <w:noWrap/>
          </w:tcPr>
          <w:p w14:paraId="2E71FA6D" w14:textId="4C6E968F" w:rsidR="00031EE7"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031EE7">
              <w:rPr>
                <w:rFonts w:ascii="Calibri" w:eastAsia="Times New Roman" w:hAnsi="Calibri"/>
                <w:color w:val="000000"/>
                <w:spacing w:val="0"/>
                <w:sz w:val="18"/>
                <w:szCs w:val="18"/>
                <w:highlight w:val="yellow"/>
                <w:lang w:eastAsia="en-AU"/>
              </w:rPr>
              <w:t>TBC</w:t>
            </w:r>
          </w:p>
        </w:tc>
        <w:tc>
          <w:tcPr>
            <w:tcW w:w="2248" w:type="dxa"/>
            <w:noWrap/>
          </w:tcPr>
          <w:p w14:paraId="65A0E0C4" w14:textId="4992C8C9" w:rsidR="00031EE7" w:rsidRPr="006F6281" w:rsidRDefault="00031E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031EE7">
              <w:rPr>
                <w:rFonts w:ascii="Calibri" w:eastAsia="Times New Roman" w:hAnsi="Calibri"/>
                <w:color w:val="000000"/>
                <w:spacing w:val="0"/>
                <w:sz w:val="18"/>
                <w:szCs w:val="18"/>
                <w:highlight w:val="yellow"/>
                <w:lang w:eastAsia="en-AU"/>
              </w:rPr>
              <w:t>TBC</w:t>
            </w:r>
          </w:p>
        </w:tc>
      </w:tr>
      <w:tr w:rsidR="00F210FB" w:rsidRPr="006F6281" w14:paraId="6EE27ADD"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46E1BBEC" w14:textId="491640B9"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Location Service</w:t>
            </w:r>
          </w:p>
        </w:tc>
        <w:tc>
          <w:tcPr>
            <w:tcW w:w="2136" w:type="dxa"/>
            <w:noWrap/>
            <w:hideMark/>
          </w:tcPr>
          <w:p w14:paraId="5CF31ABC" w14:textId="40C46AFD"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BLE via Listening Network, GPS, A-GPS</w:t>
            </w:r>
          </w:p>
        </w:tc>
        <w:tc>
          <w:tcPr>
            <w:tcW w:w="2248" w:type="dxa"/>
            <w:noWrap/>
            <w:hideMark/>
          </w:tcPr>
          <w:p w14:paraId="75559282" w14:textId="2AE5045E" w:rsidR="00F210FB" w:rsidRPr="006F6281" w:rsidRDefault="00A831DC" w:rsidP="00A831D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BLE via Listening Network, GPS, A-GPS</w:t>
            </w:r>
          </w:p>
        </w:tc>
      </w:tr>
      <w:tr w:rsidR="00F210FB" w:rsidRPr="006F6281" w14:paraId="4DFAF645"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1905106" w14:textId="75BDCB2D"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Battery</w:t>
            </w:r>
          </w:p>
        </w:tc>
        <w:tc>
          <w:tcPr>
            <w:tcW w:w="2136" w:type="dxa"/>
            <w:noWrap/>
            <w:hideMark/>
          </w:tcPr>
          <w:p w14:paraId="1880F37A"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Rechargeable Lithium</w:t>
            </w:r>
          </w:p>
        </w:tc>
        <w:tc>
          <w:tcPr>
            <w:tcW w:w="2248" w:type="dxa"/>
            <w:noWrap/>
            <w:hideMark/>
          </w:tcPr>
          <w:p w14:paraId="26094DD0" w14:textId="3E84987D" w:rsidR="00F210FB" w:rsidRPr="006F6281" w:rsidRDefault="00BC1AE9"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BC1AE9">
              <w:rPr>
                <w:rFonts w:ascii="Calibri" w:eastAsia="Times New Roman" w:hAnsi="Calibri"/>
                <w:color w:val="000000"/>
                <w:spacing w:val="0"/>
                <w:sz w:val="18"/>
                <w:szCs w:val="18"/>
                <w:lang w:eastAsia="en-AU"/>
              </w:rPr>
              <w:t>Replaceable</w:t>
            </w:r>
          </w:p>
        </w:tc>
      </w:tr>
      <w:tr w:rsidR="00F210FB" w:rsidRPr="006F6281" w14:paraId="68AAF561"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2FC6A51F" w14:textId="0D28729D"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Buzzer</w:t>
            </w:r>
          </w:p>
        </w:tc>
        <w:tc>
          <w:tcPr>
            <w:tcW w:w="2136" w:type="dxa"/>
            <w:noWrap/>
            <w:hideMark/>
          </w:tcPr>
          <w:p w14:paraId="72B97591"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15mm Piezo</w:t>
            </w:r>
          </w:p>
        </w:tc>
        <w:tc>
          <w:tcPr>
            <w:tcW w:w="2248" w:type="dxa"/>
            <w:noWrap/>
            <w:hideMark/>
          </w:tcPr>
          <w:p w14:paraId="4FE03DAD" w14:textId="74A51E5A" w:rsidR="00F210FB" w:rsidRPr="00A831DC"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000000"/>
                <w:spacing w:val="0"/>
                <w:sz w:val="18"/>
                <w:szCs w:val="18"/>
                <w:lang w:eastAsia="en-AU"/>
              </w:rPr>
            </w:pPr>
            <w:r w:rsidRPr="006F6281">
              <w:rPr>
                <w:rFonts w:ascii="Calibri" w:eastAsia="Times New Roman" w:hAnsi="Calibri"/>
                <w:color w:val="000000"/>
                <w:spacing w:val="0"/>
                <w:sz w:val="18"/>
                <w:szCs w:val="18"/>
                <w:lang w:eastAsia="en-AU"/>
              </w:rPr>
              <w:t>15mm Piezo</w:t>
            </w:r>
          </w:p>
        </w:tc>
      </w:tr>
      <w:tr w:rsidR="00F210FB" w:rsidRPr="006F6281" w14:paraId="2011C8E5"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1947AC9" w14:textId="63C1AED9"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Button</w:t>
            </w:r>
          </w:p>
        </w:tc>
        <w:tc>
          <w:tcPr>
            <w:tcW w:w="2136" w:type="dxa"/>
            <w:noWrap/>
            <w:hideMark/>
          </w:tcPr>
          <w:p w14:paraId="38371DC1"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357D3973" w14:textId="3E40A310"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Yes</w:t>
            </w:r>
          </w:p>
        </w:tc>
      </w:tr>
      <w:tr w:rsidR="00F210FB" w:rsidRPr="006F6281" w14:paraId="51ACF247"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554C40B" w14:textId="185DB56B"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LED</w:t>
            </w:r>
          </w:p>
        </w:tc>
        <w:tc>
          <w:tcPr>
            <w:tcW w:w="2136" w:type="dxa"/>
            <w:noWrap/>
            <w:hideMark/>
          </w:tcPr>
          <w:p w14:paraId="7FF1C571" w14:textId="50BC6A10"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r w:rsidR="00A831DC">
              <w:rPr>
                <w:rFonts w:ascii="Calibri" w:eastAsia="Times New Roman" w:hAnsi="Calibri"/>
                <w:color w:val="000000"/>
                <w:spacing w:val="0"/>
                <w:sz w:val="18"/>
                <w:szCs w:val="18"/>
                <w:lang w:eastAsia="en-AU"/>
              </w:rPr>
              <w:t xml:space="preserve"> (multi-colour)</w:t>
            </w:r>
          </w:p>
        </w:tc>
        <w:tc>
          <w:tcPr>
            <w:tcW w:w="2248" w:type="dxa"/>
            <w:noWrap/>
            <w:hideMark/>
          </w:tcPr>
          <w:p w14:paraId="79306C05" w14:textId="1C1E62CD"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r w:rsidR="00A831DC">
              <w:rPr>
                <w:rFonts w:ascii="Calibri" w:eastAsia="Times New Roman" w:hAnsi="Calibri"/>
                <w:color w:val="000000"/>
                <w:spacing w:val="0"/>
                <w:sz w:val="18"/>
                <w:szCs w:val="18"/>
                <w:lang w:eastAsia="en-AU"/>
              </w:rPr>
              <w:t xml:space="preserve"> (multi-colour)</w:t>
            </w:r>
          </w:p>
        </w:tc>
      </w:tr>
      <w:tr w:rsidR="00F210FB" w:rsidRPr="006F6281" w14:paraId="08B30404"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2D76E5F" w14:textId="3DC63C6D"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Power Interface</w:t>
            </w:r>
          </w:p>
        </w:tc>
        <w:tc>
          <w:tcPr>
            <w:tcW w:w="2136" w:type="dxa"/>
            <w:noWrap/>
            <w:hideMark/>
          </w:tcPr>
          <w:p w14:paraId="4DB237E2" w14:textId="0C5E8955" w:rsidR="004C4842" w:rsidRPr="00A831DC"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A831DC">
              <w:rPr>
                <w:rFonts w:ascii="Calibri" w:eastAsia="Times New Roman" w:hAnsi="Calibri"/>
                <w:spacing w:val="0"/>
                <w:sz w:val="18"/>
                <w:szCs w:val="18"/>
                <w:lang w:eastAsia="en-AU"/>
              </w:rPr>
              <w:t>USB Type-</w:t>
            </w:r>
            <w:r w:rsidR="004C4842" w:rsidRPr="00A831DC">
              <w:rPr>
                <w:rFonts w:ascii="Calibri" w:eastAsia="Times New Roman" w:hAnsi="Calibri"/>
                <w:spacing w:val="0"/>
                <w:sz w:val="18"/>
                <w:szCs w:val="18"/>
                <w:lang w:eastAsia="en-AU"/>
              </w:rPr>
              <w:t>C</w:t>
            </w:r>
          </w:p>
        </w:tc>
        <w:tc>
          <w:tcPr>
            <w:tcW w:w="2248" w:type="dxa"/>
            <w:noWrap/>
            <w:hideMark/>
          </w:tcPr>
          <w:p w14:paraId="4916BF3B" w14:textId="34C67D6B" w:rsidR="00F210FB" w:rsidRPr="00A831DC"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A831DC">
              <w:rPr>
                <w:rFonts w:ascii="Calibri" w:eastAsia="Times New Roman" w:hAnsi="Calibri"/>
                <w:spacing w:val="0"/>
                <w:sz w:val="18"/>
                <w:szCs w:val="18"/>
                <w:lang w:eastAsia="en-AU"/>
              </w:rPr>
              <w:t xml:space="preserve"> - </w:t>
            </w:r>
          </w:p>
        </w:tc>
      </w:tr>
      <w:tr w:rsidR="00F210FB" w:rsidRPr="006F6281" w14:paraId="651976C6"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6ADCF2A" w14:textId="77777777" w:rsidR="00F210FB" w:rsidRPr="00A831DC" w:rsidRDefault="00F210FB" w:rsidP="00B87879">
            <w:pPr>
              <w:spacing w:after="0" w:line="240" w:lineRule="auto"/>
              <w:jc w:val="both"/>
              <w:rPr>
                <w:rFonts w:ascii="Calibri" w:eastAsia="Times New Roman" w:hAnsi="Calibri"/>
                <w:spacing w:val="0"/>
                <w:sz w:val="18"/>
                <w:szCs w:val="18"/>
                <w:u w:val="single"/>
                <w:lang w:eastAsia="en-AU"/>
              </w:rPr>
            </w:pPr>
            <w:r w:rsidRPr="00A831DC">
              <w:rPr>
                <w:rFonts w:ascii="Calibri" w:eastAsia="Times New Roman" w:hAnsi="Calibri"/>
                <w:spacing w:val="0"/>
                <w:sz w:val="18"/>
                <w:szCs w:val="18"/>
                <w:u w:val="single"/>
                <w:lang w:eastAsia="en-AU"/>
              </w:rPr>
              <w:t>Sensors</w:t>
            </w:r>
          </w:p>
        </w:tc>
        <w:tc>
          <w:tcPr>
            <w:tcW w:w="2136" w:type="dxa"/>
            <w:noWrap/>
            <w:hideMark/>
          </w:tcPr>
          <w:p w14:paraId="64F1638F"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1B8554F8"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5F5CCA52"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1CEE6B1D" w14:textId="67EF8F3E"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3-Axis Accelerometer</w:t>
            </w:r>
          </w:p>
        </w:tc>
        <w:tc>
          <w:tcPr>
            <w:tcW w:w="2136" w:type="dxa"/>
            <w:noWrap/>
            <w:hideMark/>
          </w:tcPr>
          <w:p w14:paraId="01900192"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0C98DCD7" w14:textId="6CA1D8A8"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Yes</w:t>
            </w:r>
          </w:p>
        </w:tc>
      </w:tr>
      <w:tr w:rsidR="00F210FB" w:rsidRPr="006F6281" w14:paraId="672DA619"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5CA8332" w14:textId="6C5736FB"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Gyroscope</w:t>
            </w:r>
          </w:p>
        </w:tc>
        <w:tc>
          <w:tcPr>
            <w:tcW w:w="2136" w:type="dxa"/>
            <w:noWrap/>
            <w:hideMark/>
          </w:tcPr>
          <w:p w14:paraId="4517D767"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Yes</w:t>
            </w:r>
          </w:p>
        </w:tc>
        <w:tc>
          <w:tcPr>
            <w:tcW w:w="2248" w:type="dxa"/>
            <w:noWrap/>
            <w:hideMark/>
          </w:tcPr>
          <w:p w14:paraId="3EAF53C6" w14:textId="10DC6FC1"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Yes</w:t>
            </w:r>
          </w:p>
        </w:tc>
      </w:tr>
      <w:tr w:rsidR="00F210FB" w:rsidRPr="006F6281" w14:paraId="6256BEC3"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D49FEBF" w14:textId="68E525E1"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Temperature</w:t>
            </w:r>
          </w:p>
        </w:tc>
        <w:tc>
          <w:tcPr>
            <w:tcW w:w="2136" w:type="dxa"/>
            <w:noWrap/>
            <w:hideMark/>
          </w:tcPr>
          <w:p w14:paraId="7ABED447"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t>
            </w:r>
          </w:p>
        </w:tc>
        <w:tc>
          <w:tcPr>
            <w:tcW w:w="2248" w:type="dxa"/>
            <w:noWrap/>
            <w:hideMark/>
          </w:tcPr>
          <w:p w14:paraId="05E2A168" w14:textId="47BD8AFD"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Provision for future support</w:t>
            </w:r>
          </w:p>
        </w:tc>
      </w:tr>
      <w:tr w:rsidR="00F210FB" w:rsidRPr="006F6281" w14:paraId="555C97AE"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4E13095" w14:textId="39EB1BC1"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Pressure</w:t>
            </w:r>
          </w:p>
        </w:tc>
        <w:tc>
          <w:tcPr>
            <w:tcW w:w="2136" w:type="dxa"/>
            <w:noWrap/>
            <w:hideMark/>
          </w:tcPr>
          <w:p w14:paraId="3E1193A1"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t>
            </w:r>
          </w:p>
        </w:tc>
        <w:tc>
          <w:tcPr>
            <w:tcW w:w="2248" w:type="dxa"/>
            <w:noWrap/>
            <w:hideMark/>
          </w:tcPr>
          <w:p w14:paraId="4359569D" w14:textId="4102E89C"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Provision for future support</w:t>
            </w:r>
          </w:p>
        </w:tc>
      </w:tr>
      <w:tr w:rsidR="00F210FB" w:rsidRPr="006F6281" w14:paraId="648D6026"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C33D576" w14:textId="75ED2C9E"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Humidity</w:t>
            </w:r>
          </w:p>
        </w:tc>
        <w:tc>
          <w:tcPr>
            <w:tcW w:w="2136" w:type="dxa"/>
            <w:noWrap/>
            <w:hideMark/>
          </w:tcPr>
          <w:p w14:paraId="4B90F53F"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t>
            </w:r>
          </w:p>
        </w:tc>
        <w:tc>
          <w:tcPr>
            <w:tcW w:w="2248" w:type="dxa"/>
            <w:noWrap/>
            <w:hideMark/>
          </w:tcPr>
          <w:p w14:paraId="131D4283" w14:textId="1DF1CA3C"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Provision for future support</w:t>
            </w:r>
          </w:p>
        </w:tc>
      </w:tr>
      <w:tr w:rsidR="00F210FB" w:rsidRPr="006F6281" w14:paraId="4BCF9358"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38010D9" w14:textId="77777777" w:rsidR="00F210FB" w:rsidRPr="00A831DC" w:rsidRDefault="00F210FB" w:rsidP="00B87879">
            <w:pPr>
              <w:spacing w:after="0" w:line="240" w:lineRule="auto"/>
              <w:jc w:val="both"/>
              <w:rPr>
                <w:rFonts w:ascii="Calibri" w:eastAsia="Times New Roman" w:hAnsi="Calibri"/>
                <w:spacing w:val="0"/>
                <w:sz w:val="18"/>
                <w:szCs w:val="18"/>
                <w:u w:val="single"/>
                <w:lang w:eastAsia="en-AU"/>
              </w:rPr>
            </w:pPr>
            <w:r w:rsidRPr="00A831DC">
              <w:rPr>
                <w:rFonts w:ascii="Calibri" w:eastAsia="Times New Roman" w:hAnsi="Calibri"/>
                <w:spacing w:val="0"/>
                <w:sz w:val="18"/>
                <w:szCs w:val="18"/>
                <w:u w:val="single"/>
                <w:lang w:eastAsia="en-AU"/>
              </w:rPr>
              <w:t>Power</w:t>
            </w:r>
          </w:p>
        </w:tc>
        <w:tc>
          <w:tcPr>
            <w:tcW w:w="2136" w:type="dxa"/>
            <w:noWrap/>
            <w:hideMark/>
          </w:tcPr>
          <w:p w14:paraId="6312F580"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696110D4"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6721A131"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5547A3F" w14:textId="14A31498"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Source</w:t>
            </w:r>
          </w:p>
        </w:tc>
        <w:tc>
          <w:tcPr>
            <w:tcW w:w="2136" w:type="dxa"/>
            <w:noWrap/>
            <w:hideMark/>
          </w:tcPr>
          <w:p w14:paraId="44E2B693"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Battery</w:t>
            </w:r>
          </w:p>
        </w:tc>
        <w:tc>
          <w:tcPr>
            <w:tcW w:w="2248" w:type="dxa"/>
            <w:noWrap/>
            <w:hideMark/>
          </w:tcPr>
          <w:p w14:paraId="488310A0"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Battery</w:t>
            </w:r>
          </w:p>
        </w:tc>
      </w:tr>
      <w:tr w:rsidR="00F210FB" w:rsidRPr="006F6281" w14:paraId="08E46BB3"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1031B131" w14:textId="4F59C01E"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Detail</w:t>
            </w:r>
          </w:p>
        </w:tc>
        <w:tc>
          <w:tcPr>
            <w:tcW w:w="2136" w:type="dxa"/>
            <w:noWrap/>
            <w:hideMark/>
          </w:tcPr>
          <w:p w14:paraId="5D6756DA"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Rechargeable Lithium</w:t>
            </w:r>
          </w:p>
        </w:tc>
        <w:tc>
          <w:tcPr>
            <w:tcW w:w="2248" w:type="dxa"/>
            <w:noWrap/>
            <w:hideMark/>
          </w:tcPr>
          <w:p w14:paraId="607BCFEC" w14:textId="4348F8EE"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Non-Replaceable</w:t>
            </w:r>
          </w:p>
        </w:tc>
      </w:tr>
      <w:tr w:rsidR="00F210FB" w:rsidRPr="006F6281" w14:paraId="10FD143F"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E047922" w14:textId="61829807"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Battery Type</w:t>
            </w:r>
          </w:p>
        </w:tc>
        <w:tc>
          <w:tcPr>
            <w:tcW w:w="2136" w:type="dxa"/>
            <w:noWrap/>
            <w:hideMark/>
          </w:tcPr>
          <w:p w14:paraId="4CA7F5A7" w14:textId="638B8A90"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10</w:t>
            </w:r>
            <w:r w:rsidR="00F210FB" w:rsidRPr="006F6281">
              <w:rPr>
                <w:rFonts w:ascii="Calibri" w:eastAsia="Times New Roman" w:hAnsi="Calibri"/>
                <w:color w:val="000000"/>
                <w:spacing w:val="0"/>
                <w:sz w:val="18"/>
                <w:szCs w:val="18"/>
                <w:lang w:eastAsia="en-AU"/>
              </w:rPr>
              <w:t>00mAh LiPo</w:t>
            </w:r>
          </w:p>
        </w:tc>
        <w:tc>
          <w:tcPr>
            <w:tcW w:w="2248" w:type="dxa"/>
            <w:noWrap/>
            <w:hideMark/>
          </w:tcPr>
          <w:p w14:paraId="6287DB83" w14:textId="15DC188F" w:rsidR="00F210FB" w:rsidRPr="006F6281" w:rsidRDefault="0075261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3 x Lithium AA</w:t>
            </w:r>
          </w:p>
        </w:tc>
      </w:tr>
      <w:tr w:rsidR="00F210FB" w:rsidRPr="006F6281" w14:paraId="072A49D8"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7FE7EB1" w14:textId="1CE61F31"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Battery Life</w:t>
            </w:r>
          </w:p>
        </w:tc>
        <w:tc>
          <w:tcPr>
            <w:tcW w:w="2136" w:type="dxa"/>
            <w:noWrap/>
            <w:hideMark/>
          </w:tcPr>
          <w:p w14:paraId="594F22EB" w14:textId="72EE9BC5" w:rsidR="00F210FB" w:rsidRPr="006F6281" w:rsidRDefault="00A831DC" w:rsidP="00A831D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10</w:t>
            </w:r>
            <w:r w:rsidR="00F210FB" w:rsidRPr="006F6281">
              <w:rPr>
                <w:rFonts w:ascii="Calibri" w:eastAsia="Times New Roman" w:hAnsi="Calibri"/>
                <w:color w:val="000000"/>
                <w:spacing w:val="0"/>
                <w:sz w:val="18"/>
                <w:szCs w:val="18"/>
                <w:lang w:eastAsia="en-AU"/>
              </w:rPr>
              <w:t>~</w:t>
            </w:r>
            <w:r>
              <w:rPr>
                <w:rFonts w:ascii="Calibri" w:eastAsia="Times New Roman" w:hAnsi="Calibri"/>
                <w:color w:val="000000"/>
                <w:spacing w:val="0"/>
                <w:sz w:val="18"/>
                <w:szCs w:val="18"/>
                <w:lang w:eastAsia="en-AU"/>
              </w:rPr>
              <w:t>12</w:t>
            </w:r>
            <w:r w:rsidR="00F210FB" w:rsidRPr="006F6281">
              <w:rPr>
                <w:rFonts w:ascii="Calibri" w:eastAsia="Times New Roman" w:hAnsi="Calibri"/>
                <w:color w:val="000000"/>
                <w:spacing w:val="0"/>
                <w:sz w:val="18"/>
                <w:szCs w:val="18"/>
                <w:lang w:eastAsia="en-AU"/>
              </w:rPr>
              <w:t xml:space="preserve"> weeks</w:t>
            </w:r>
          </w:p>
        </w:tc>
        <w:tc>
          <w:tcPr>
            <w:tcW w:w="2248" w:type="dxa"/>
            <w:noWrap/>
            <w:hideMark/>
          </w:tcPr>
          <w:p w14:paraId="4BFB6A50" w14:textId="5D2BB806" w:rsidR="00F210FB" w:rsidRPr="006F6281" w:rsidRDefault="00BC1AE9" w:rsidP="00A831D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Up to </w:t>
            </w:r>
            <w:r w:rsidR="00A831DC">
              <w:rPr>
                <w:rFonts w:ascii="Calibri" w:eastAsia="Times New Roman" w:hAnsi="Calibri"/>
                <w:color w:val="000000"/>
                <w:spacing w:val="0"/>
                <w:sz w:val="18"/>
                <w:szCs w:val="18"/>
                <w:lang w:eastAsia="en-AU"/>
              </w:rPr>
              <w:t>5 years</w:t>
            </w:r>
          </w:p>
        </w:tc>
      </w:tr>
      <w:tr w:rsidR="00F210FB" w:rsidRPr="006F6281" w14:paraId="07C2BB33"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C5FA195" w14:textId="434761FC"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Shelf Life</w:t>
            </w:r>
          </w:p>
        </w:tc>
        <w:tc>
          <w:tcPr>
            <w:tcW w:w="2136" w:type="dxa"/>
            <w:noWrap/>
            <w:hideMark/>
          </w:tcPr>
          <w:p w14:paraId="7BC6C138" w14:textId="3BE705F9"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A831DC">
              <w:rPr>
                <w:rFonts w:ascii="Calibri" w:eastAsia="Times New Roman" w:hAnsi="Calibri"/>
                <w:spacing w:val="0"/>
                <w:sz w:val="18"/>
                <w:szCs w:val="18"/>
                <w:lang w:eastAsia="en-AU"/>
              </w:rPr>
              <w:t>6 months</w:t>
            </w:r>
          </w:p>
        </w:tc>
        <w:tc>
          <w:tcPr>
            <w:tcW w:w="2248" w:type="dxa"/>
            <w:noWrap/>
            <w:hideMark/>
          </w:tcPr>
          <w:p w14:paraId="12EF775C" w14:textId="3CF84E71"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A831DC">
              <w:rPr>
                <w:rFonts w:ascii="Calibri" w:eastAsia="Times New Roman" w:hAnsi="Calibri"/>
                <w:color w:val="000000"/>
                <w:spacing w:val="0"/>
                <w:sz w:val="18"/>
                <w:szCs w:val="18"/>
                <w:highlight w:val="yellow"/>
                <w:lang w:eastAsia="en-AU"/>
              </w:rPr>
              <w:t>TBC</w:t>
            </w:r>
          </w:p>
        </w:tc>
      </w:tr>
      <w:tr w:rsidR="00F210FB" w:rsidRPr="006F6281" w14:paraId="71AEFFB4"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4943E89" w14:textId="77777777" w:rsidR="00F210FB" w:rsidRPr="00A831DC" w:rsidRDefault="00F210FB" w:rsidP="00B87879">
            <w:pPr>
              <w:spacing w:after="0" w:line="240" w:lineRule="auto"/>
              <w:jc w:val="both"/>
              <w:rPr>
                <w:rFonts w:ascii="Calibri" w:eastAsia="Times New Roman" w:hAnsi="Calibri"/>
                <w:spacing w:val="0"/>
                <w:sz w:val="18"/>
                <w:szCs w:val="18"/>
                <w:u w:val="single"/>
                <w:lang w:eastAsia="en-AU"/>
              </w:rPr>
            </w:pPr>
            <w:r w:rsidRPr="00A831DC">
              <w:rPr>
                <w:rFonts w:ascii="Calibri" w:eastAsia="Times New Roman" w:hAnsi="Calibri"/>
                <w:spacing w:val="0"/>
                <w:sz w:val="18"/>
                <w:szCs w:val="18"/>
                <w:u w:val="single"/>
                <w:lang w:eastAsia="en-AU"/>
              </w:rPr>
              <w:t>Physical</w:t>
            </w:r>
          </w:p>
        </w:tc>
        <w:tc>
          <w:tcPr>
            <w:tcW w:w="2136" w:type="dxa"/>
            <w:noWrap/>
            <w:hideMark/>
          </w:tcPr>
          <w:p w14:paraId="562FF1A6"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08564C05"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7024CEF5"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1949CD1" w14:textId="14FA4104"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Dimensions (L x W x D)</w:t>
            </w:r>
          </w:p>
        </w:tc>
        <w:tc>
          <w:tcPr>
            <w:tcW w:w="2136" w:type="dxa"/>
            <w:noWrap/>
            <w:hideMark/>
          </w:tcPr>
          <w:p w14:paraId="1D50E4A8" w14:textId="5A449AFA"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75 x 35 x 19</w:t>
            </w:r>
            <w:r w:rsidR="00F210FB" w:rsidRPr="006F6281">
              <w:rPr>
                <w:rFonts w:ascii="Calibri" w:eastAsia="Times New Roman" w:hAnsi="Calibri"/>
                <w:color w:val="000000"/>
                <w:spacing w:val="0"/>
                <w:sz w:val="18"/>
                <w:szCs w:val="18"/>
                <w:lang w:eastAsia="en-AU"/>
              </w:rPr>
              <w:t xml:space="preserve"> mm</w:t>
            </w:r>
          </w:p>
        </w:tc>
        <w:tc>
          <w:tcPr>
            <w:tcW w:w="2248" w:type="dxa"/>
            <w:noWrap/>
            <w:hideMark/>
          </w:tcPr>
          <w:p w14:paraId="4360B5A2" w14:textId="6144378D" w:rsidR="00F210FB" w:rsidRPr="006F6281" w:rsidRDefault="00A831DC" w:rsidP="3BEAE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18"/>
                <w:szCs w:val="18"/>
                <w:lang w:eastAsia="en-AU"/>
              </w:rPr>
            </w:pPr>
            <w:r w:rsidRPr="3BEAE09B">
              <w:rPr>
                <w:rFonts w:ascii="Calibri" w:eastAsia="Times New Roman" w:hAnsi="Calibri"/>
                <w:color w:val="000000"/>
                <w:spacing w:val="0"/>
                <w:sz w:val="18"/>
                <w:szCs w:val="18"/>
                <w:lang w:eastAsia="en-AU"/>
              </w:rPr>
              <w:t>86 x 60 x 31 mm</w:t>
            </w:r>
          </w:p>
        </w:tc>
      </w:tr>
      <w:tr w:rsidR="00F210FB" w:rsidRPr="006F6281" w14:paraId="32CC74F4"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4F24754E" w14:textId="2AE5F3E0"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Weight</w:t>
            </w:r>
          </w:p>
        </w:tc>
        <w:tc>
          <w:tcPr>
            <w:tcW w:w="2136" w:type="dxa"/>
            <w:noWrap/>
            <w:hideMark/>
          </w:tcPr>
          <w:p w14:paraId="44B5052E" w14:textId="4871575A"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A831DC">
              <w:rPr>
                <w:rFonts w:ascii="Calibri" w:eastAsia="Times New Roman" w:hAnsi="Calibri"/>
                <w:color w:val="000000"/>
                <w:spacing w:val="0"/>
                <w:sz w:val="18"/>
                <w:szCs w:val="18"/>
                <w:highlight w:val="yellow"/>
                <w:lang w:eastAsia="en-AU"/>
              </w:rPr>
              <w:t>TBC</w:t>
            </w:r>
          </w:p>
        </w:tc>
        <w:tc>
          <w:tcPr>
            <w:tcW w:w="2248" w:type="dxa"/>
            <w:noWrap/>
            <w:hideMark/>
          </w:tcPr>
          <w:p w14:paraId="6F94995D" w14:textId="53728928"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A831DC">
              <w:rPr>
                <w:rFonts w:ascii="Calibri" w:eastAsia="Times New Roman" w:hAnsi="Calibri"/>
                <w:color w:val="000000"/>
                <w:spacing w:val="0"/>
                <w:sz w:val="18"/>
                <w:szCs w:val="18"/>
                <w:highlight w:val="yellow"/>
                <w:lang w:eastAsia="en-AU"/>
              </w:rPr>
              <w:t>TBC</w:t>
            </w:r>
          </w:p>
        </w:tc>
      </w:tr>
      <w:tr w:rsidR="00F210FB" w:rsidRPr="006F6281" w14:paraId="31C6F37D"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8AF8B55" w14:textId="097D6706"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RF Range</w:t>
            </w:r>
          </w:p>
        </w:tc>
        <w:tc>
          <w:tcPr>
            <w:tcW w:w="2136" w:type="dxa"/>
            <w:noWrap/>
            <w:hideMark/>
          </w:tcPr>
          <w:p w14:paraId="31811BCA" w14:textId="6887187C"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BC1AE9">
              <w:rPr>
                <w:rFonts w:ascii="Calibri" w:eastAsia="Times New Roman" w:hAnsi="Calibri"/>
                <w:spacing w:val="0"/>
                <w:sz w:val="18"/>
                <w:szCs w:val="18"/>
                <w:lang w:eastAsia="en-AU"/>
              </w:rPr>
              <w:t>&gt;60m</w:t>
            </w:r>
          </w:p>
        </w:tc>
        <w:tc>
          <w:tcPr>
            <w:tcW w:w="2248" w:type="dxa"/>
            <w:noWrap/>
            <w:hideMark/>
          </w:tcPr>
          <w:p w14:paraId="4113DB0A" w14:textId="786F197D"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&gt;60m</w:t>
            </w:r>
          </w:p>
        </w:tc>
      </w:tr>
      <w:tr w:rsidR="00F210FB" w:rsidRPr="006F6281" w14:paraId="3D3C73BA"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877C89E" w14:textId="355DCDF2" w:rsidR="00F210FB" w:rsidRPr="006F6281" w:rsidRDefault="00A831DC"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Buzzer Sound Level</w:t>
            </w:r>
          </w:p>
        </w:tc>
        <w:tc>
          <w:tcPr>
            <w:tcW w:w="2136" w:type="dxa"/>
            <w:noWrap/>
            <w:hideMark/>
          </w:tcPr>
          <w:p w14:paraId="665836CE" w14:textId="78FAD2B3"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xml:space="preserve">85 </w:t>
            </w:r>
            <w:r w:rsidR="00A831DC" w:rsidRPr="006F6281">
              <w:rPr>
                <w:rFonts w:ascii="Calibri" w:eastAsia="Times New Roman" w:hAnsi="Calibri"/>
                <w:color w:val="000000"/>
                <w:spacing w:val="0"/>
                <w:sz w:val="18"/>
                <w:szCs w:val="18"/>
                <w:lang w:eastAsia="en-AU"/>
              </w:rPr>
              <w:t>Db</w:t>
            </w:r>
          </w:p>
        </w:tc>
        <w:tc>
          <w:tcPr>
            <w:tcW w:w="2248" w:type="dxa"/>
            <w:noWrap/>
            <w:hideMark/>
          </w:tcPr>
          <w:p w14:paraId="613B5BC5" w14:textId="565927EF" w:rsidR="00F210FB" w:rsidRPr="006F6281" w:rsidRDefault="00A831DC"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85 Db</w:t>
            </w:r>
          </w:p>
        </w:tc>
      </w:tr>
      <w:tr w:rsidR="00F210FB" w:rsidRPr="006F6281" w14:paraId="06B204CE"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3307445" w14:textId="5970100B" w:rsidR="00F210FB" w:rsidRPr="006F6281" w:rsidRDefault="006C704E"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IP Rating</w:t>
            </w:r>
          </w:p>
        </w:tc>
        <w:tc>
          <w:tcPr>
            <w:tcW w:w="2136" w:type="dxa"/>
            <w:noWrap/>
            <w:hideMark/>
          </w:tcPr>
          <w:p w14:paraId="04E962C5"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IP67</w:t>
            </w:r>
          </w:p>
        </w:tc>
        <w:tc>
          <w:tcPr>
            <w:tcW w:w="2248" w:type="dxa"/>
            <w:noWrap/>
            <w:hideMark/>
          </w:tcPr>
          <w:p w14:paraId="087EE208" w14:textId="0B43976D" w:rsidR="00F210FB" w:rsidRPr="006F6281" w:rsidRDefault="00A831DC"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IP6</w:t>
            </w:r>
            <w:r>
              <w:rPr>
                <w:rFonts w:ascii="Calibri" w:eastAsia="Times New Roman" w:hAnsi="Calibri"/>
                <w:color w:val="000000"/>
                <w:spacing w:val="0"/>
                <w:sz w:val="18"/>
                <w:szCs w:val="18"/>
                <w:lang w:eastAsia="en-AU"/>
              </w:rPr>
              <w:t>8</w:t>
            </w:r>
          </w:p>
        </w:tc>
      </w:tr>
      <w:tr w:rsidR="00F210FB" w:rsidRPr="006F6281" w14:paraId="2A1FAF7A"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66F19A4" w14:textId="28B8ED30" w:rsidR="00F210FB" w:rsidRPr="006F6281" w:rsidRDefault="006C704E"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Vents</w:t>
            </w:r>
          </w:p>
        </w:tc>
        <w:tc>
          <w:tcPr>
            <w:tcW w:w="2136" w:type="dxa"/>
            <w:noWrap/>
            <w:hideMark/>
          </w:tcPr>
          <w:p w14:paraId="1F379B5F"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t>
            </w:r>
          </w:p>
        </w:tc>
        <w:tc>
          <w:tcPr>
            <w:tcW w:w="2248" w:type="dxa"/>
            <w:noWrap/>
            <w:hideMark/>
          </w:tcPr>
          <w:p w14:paraId="3350497B" w14:textId="4B448352" w:rsidR="00F210FB" w:rsidRPr="006F6281" w:rsidRDefault="00EB4C8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Yes, for humidity</w:t>
            </w:r>
          </w:p>
        </w:tc>
      </w:tr>
      <w:tr w:rsidR="00F210FB" w:rsidRPr="006F6281" w14:paraId="4E317B2E"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48F044AB" w14:textId="77777777" w:rsidR="00F210FB" w:rsidRPr="00EB4C85" w:rsidRDefault="00F210FB" w:rsidP="00B87879">
            <w:pPr>
              <w:spacing w:after="0" w:line="240" w:lineRule="auto"/>
              <w:jc w:val="both"/>
              <w:rPr>
                <w:rFonts w:ascii="Calibri" w:eastAsia="Times New Roman" w:hAnsi="Calibri"/>
                <w:spacing w:val="0"/>
                <w:sz w:val="18"/>
                <w:szCs w:val="18"/>
                <w:u w:val="single"/>
                <w:lang w:eastAsia="en-AU"/>
              </w:rPr>
            </w:pPr>
            <w:r w:rsidRPr="00EB4C85">
              <w:rPr>
                <w:rFonts w:ascii="Calibri" w:eastAsia="Times New Roman" w:hAnsi="Calibri"/>
                <w:spacing w:val="0"/>
                <w:sz w:val="18"/>
                <w:szCs w:val="18"/>
                <w:u w:val="single"/>
                <w:lang w:eastAsia="en-AU"/>
              </w:rPr>
              <w:t>Certifications / Compliance</w:t>
            </w:r>
          </w:p>
        </w:tc>
        <w:tc>
          <w:tcPr>
            <w:tcW w:w="2136" w:type="dxa"/>
            <w:noWrap/>
            <w:hideMark/>
          </w:tcPr>
          <w:p w14:paraId="448734B4"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11FDBC67"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6077F32B"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B4F83A7" w14:textId="077A16D4" w:rsidR="00F210FB" w:rsidRPr="006F6281" w:rsidRDefault="00EB4C85"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ROHS compliance</w:t>
            </w:r>
          </w:p>
        </w:tc>
        <w:tc>
          <w:tcPr>
            <w:tcW w:w="2136" w:type="dxa"/>
            <w:noWrap/>
            <w:hideMark/>
          </w:tcPr>
          <w:p w14:paraId="147A85BF" w14:textId="77777777" w:rsidR="00F210FB" w:rsidRPr="006F6281" w:rsidRDefault="00F210FB"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2248" w:type="dxa"/>
            <w:noWrap/>
            <w:hideMark/>
          </w:tcPr>
          <w:p w14:paraId="3B69AF54" w14:textId="7E059EE4" w:rsidR="00F210FB" w:rsidRPr="006F6281" w:rsidRDefault="00EB4C8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Required</w:t>
            </w:r>
          </w:p>
        </w:tc>
      </w:tr>
      <w:tr w:rsidR="00F210FB" w:rsidRPr="006F6281" w14:paraId="34D5D13C"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4B8A7A9" w14:textId="38AD9753" w:rsidR="00F210FB" w:rsidRPr="006F6281" w:rsidRDefault="00EB4C85"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RCM</w:t>
            </w:r>
          </w:p>
        </w:tc>
        <w:tc>
          <w:tcPr>
            <w:tcW w:w="2136" w:type="dxa"/>
            <w:noWrap/>
            <w:hideMark/>
          </w:tcPr>
          <w:p w14:paraId="6B0505F0" w14:textId="507AA92B" w:rsidR="00F210FB" w:rsidRPr="006F6281" w:rsidRDefault="00EB4C85"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2248" w:type="dxa"/>
            <w:noWrap/>
            <w:hideMark/>
          </w:tcPr>
          <w:p w14:paraId="3AC1B8A8" w14:textId="2598620E" w:rsidR="00F210FB" w:rsidRPr="006F6281" w:rsidRDefault="00EB4C85"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r>
      <w:tr w:rsidR="00F210FB" w:rsidRPr="006F6281" w14:paraId="4CA1DEC0"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09C8BA39" w14:textId="61F68B46" w:rsidR="00F210FB" w:rsidRPr="006F6281" w:rsidRDefault="00EB4C85"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CE</w:t>
            </w:r>
          </w:p>
        </w:tc>
        <w:tc>
          <w:tcPr>
            <w:tcW w:w="2136" w:type="dxa"/>
            <w:noWrap/>
            <w:hideMark/>
          </w:tcPr>
          <w:p w14:paraId="749CE4DC" w14:textId="123A125D" w:rsidR="00F210FB" w:rsidRPr="006F6281" w:rsidRDefault="00EB4C8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2248" w:type="dxa"/>
            <w:noWrap/>
            <w:hideMark/>
          </w:tcPr>
          <w:p w14:paraId="4204C90D" w14:textId="079E3512" w:rsidR="00F210FB" w:rsidRPr="006F6281" w:rsidRDefault="00EB4C8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r>
      <w:tr w:rsidR="00F210FB" w:rsidRPr="006F6281" w14:paraId="54584626"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8EB3C38" w14:textId="5B66B879" w:rsidR="00F210FB" w:rsidRPr="006F6281" w:rsidRDefault="00EB4C85"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Bluetooth SIG</w:t>
            </w:r>
          </w:p>
        </w:tc>
        <w:tc>
          <w:tcPr>
            <w:tcW w:w="2136" w:type="dxa"/>
            <w:noWrap/>
            <w:hideMark/>
          </w:tcPr>
          <w:p w14:paraId="737233B1" w14:textId="70CE0389" w:rsidR="00F210FB" w:rsidRPr="006F6281" w:rsidRDefault="00EB4C85"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2248" w:type="dxa"/>
            <w:noWrap/>
            <w:hideMark/>
          </w:tcPr>
          <w:p w14:paraId="7F35F72C" w14:textId="57394A03" w:rsidR="00F210FB" w:rsidRPr="006F6281" w:rsidRDefault="00EB4C85"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r>
      <w:tr w:rsidR="00C97703" w:rsidRPr="006F6281" w14:paraId="7DFBB21D"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BF7963D" w14:textId="747EBEFD" w:rsidR="00C97703" w:rsidRPr="006F6281" w:rsidRDefault="00C97703" w:rsidP="00C97703">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Pr="006F6281">
              <w:rPr>
                <w:rFonts w:ascii="Calibri" w:eastAsia="Times New Roman" w:hAnsi="Calibri"/>
                <w:spacing w:val="0"/>
                <w:sz w:val="18"/>
                <w:szCs w:val="18"/>
                <w:lang w:eastAsia="en-AU"/>
              </w:rPr>
              <w:t xml:space="preserve">Telstra </w:t>
            </w:r>
            <w:r>
              <w:rPr>
                <w:rFonts w:ascii="Calibri" w:eastAsia="Times New Roman" w:hAnsi="Calibri"/>
                <w:spacing w:val="0"/>
                <w:sz w:val="18"/>
                <w:szCs w:val="18"/>
                <w:lang w:eastAsia="en-AU"/>
              </w:rPr>
              <w:t xml:space="preserve">Mobile </w:t>
            </w:r>
            <w:r w:rsidRPr="006F6281">
              <w:rPr>
                <w:rFonts w:ascii="Calibri" w:eastAsia="Times New Roman" w:hAnsi="Calibri"/>
                <w:spacing w:val="0"/>
                <w:sz w:val="18"/>
                <w:szCs w:val="18"/>
                <w:lang w:eastAsia="en-AU"/>
              </w:rPr>
              <w:t>Network</w:t>
            </w:r>
          </w:p>
        </w:tc>
        <w:tc>
          <w:tcPr>
            <w:tcW w:w="2136" w:type="dxa"/>
            <w:noWrap/>
            <w:hideMark/>
          </w:tcPr>
          <w:p w14:paraId="444B8FB5" w14:textId="2315AA53" w:rsidR="00C97703" w:rsidRPr="006F6281" w:rsidRDefault="00C97703" w:rsidP="00C9770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Required</w:t>
            </w:r>
          </w:p>
        </w:tc>
        <w:tc>
          <w:tcPr>
            <w:tcW w:w="2248" w:type="dxa"/>
            <w:noWrap/>
            <w:hideMark/>
          </w:tcPr>
          <w:p w14:paraId="21D4DBA9" w14:textId="67A140ED" w:rsidR="00C97703" w:rsidRPr="006F6281" w:rsidRDefault="00C97703" w:rsidP="00C9770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Required</w:t>
            </w:r>
          </w:p>
        </w:tc>
      </w:tr>
      <w:tr w:rsidR="00F210FB" w:rsidRPr="006F6281" w14:paraId="7889F6C1"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3BED0CEE" w14:textId="77777777" w:rsidR="00F210FB" w:rsidRPr="00982718" w:rsidRDefault="00F210FB" w:rsidP="00B87879">
            <w:pPr>
              <w:spacing w:after="0" w:line="240" w:lineRule="auto"/>
              <w:jc w:val="both"/>
              <w:rPr>
                <w:rFonts w:ascii="Calibri" w:eastAsia="Times New Roman" w:hAnsi="Calibri"/>
                <w:spacing w:val="0"/>
                <w:sz w:val="18"/>
                <w:szCs w:val="18"/>
                <w:u w:val="single"/>
                <w:lang w:eastAsia="en-AU"/>
              </w:rPr>
            </w:pPr>
            <w:r w:rsidRPr="00982718">
              <w:rPr>
                <w:rFonts w:ascii="Calibri" w:eastAsia="Times New Roman" w:hAnsi="Calibri"/>
                <w:spacing w:val="0"/>
                <w:sz w:val="18"/>
                <w:szCs w:val="18"/>
                <w:u w:val="single"/>
                <w:lang w:eastAsia="en-AU"/>
              </w:rPr>
              <w:t>Functionality</w:t>
            </w:r>
          </w:p>
        </w:tc>
        <w:tc>
          <w:tcPr>
            <w:tcW w:w="2136" w:type="dxa"/>
            <w:noWrap/>
            <w:hideMark/>
          </w:tcPr>
          <w:p w14:paraId="1015CCD2"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c>
          <w:tcPr>
            <w:tcW w:w="2248" w:type="dxa"/>
            <w:noWrap/>
            <w:hideMark/>
          </w:tcPr>
          <w:p w14:paraId="2F5F5D45" w14:textId="77777777" w:rsidR="00F210FB" w:rsidRPr="006F6281" w:rsidRDefault="00F210FB"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w:t>
            </w:r>
          </w:p>
        </w:tc>
      </w:tr>
      <w:tr w:rsidR="00F210FB" w:rsidRPr="006F6281" w14:paraId="6722579B"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FCC5062" w14:textId="104C1FCC" w:rsidR="00F210FB" w:rsidRPr="006F6281" w:rsidRDefault="00982718"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 xml:space="preserve">Tag buzzer </w:t>
            </w:r>
            <w:r w:rsidR="00C97703">
              <w:rPr>
                <w:rFonts w:ascii="Calibri" w:eastAsia="Times New Roman" w:hAnsi="Calibri"/>
                <w:spacing w:val="0"/>
                <w:sz w:val="18"/>
                <w:szCs w:val="18"/>
                <w:lang w:eastAsia="en-AU"/>
              </w:rPr>
              <w:t>/ Locate my Tag</w:t>
            </w:r>
          </w:p>
        </w:tc>
        <w:tc>
          <w:tcPr>
            <w:tcW w:w="2136" w:type="dxa"/>
            <w:noWrap/>
            <w:hideMark/>
          </w:tcPr>
          <w:p w14:paraId="3C34AC9F" w14:textId="7D2BA35A" w:rsidR="00F210FB" w:rsidRPr="006F6281" w:rsidRDefault="00982718"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Device tone triggered by mobile app</w:t>
            </w:r>
          </w:p>
        </w:tc>
        <w:tc>
          <w:tcPr>
            <w:tcW w:w="2248" w:type="dxa"/>
            <w:noWrap/>
            <w:hideMark/>
          </w:tcPr>
          <w:p w14:paraId="4BCF349D" w14:textId="579348CC" w:rsidR="00F210FB" w:rsidRPr="006F6281" w:rsidRDefault="00982718"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Device tone triggered by mobile app</w:t>
            </w:r>
          </w:p>
        </w:tc>
      </w:tr>
      <w:tr w:rsidR="00F210FB" w:rsidRPr="006F6281" w14:paraId="0A397378" w14:textId="77777777" w:rsidTr="001551DE">
        <w:trPr>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6504A4E7" w14:textId="7A9748FE" w:rsidR="00F210FB" w:rsidRPr="006F6281" w:rsidRDefault="003B6743"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   </w:t>
            </w:r>
            <w:r w:rsidR="00F210FB" w:rsidRPr="006F6281">
              <w:rPr>
                <w:rFonts w:ascii="Calibri" w:eastAsia="Times New Roman" w:hAnsi="Calibri"/>
                <w:spacing w:val="0"/>
                <w:sz w:val="18"/>
                <w:szCs w:val="18"/>
                <w:lang w:eastAsia="en-AU"/>
              </w:rPr>
              <w:t>Polling / Reporting</w:t>
            </w:r>
            <w:r w:rsidR="00C97703">
              <w:rPr>
                <w:rFonts w:ascii="Calibri" w:eastAsia="Times New Roman" w:hAnsi="Calibri"/>
                <w:spacing w:val="0"/>
                <w:sz w:val="18"/>
                <w:szCs w:val="18"/>
                <w:lang w:eastAsia="en-AU"/>
              </w:rPr>
              <w:t xml:space="preserve"> /Advertising</w:t>
            </w:r>
          </w:p>
        </w:tc>
        <w:tc>
          <w:tcPr>
            <w:tcW w:w="2136" w:type="dxa"/>
            <w:noWrap/>
            <w:hideMark/>
          </w:tcPr>
          <w:p w14:paraId="7E37249C" w14:textId="2A0A17E1" w:rsidR="00F210FB" w:rsidRPr="006F6281" w:rsidRDefault="003B674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BLE and LTE</w:t>
            </w:r>
          </w:p>
        </w:tc>
        <w:tc>
          <w:tcPr>
            <w:tcW w:w="2248" w:type="dxa"/>
            <w:noWrap/>
            <w:hideMark/>
          </w:tcPr>
          <w:p w14:paraId="24848044" w14:textId="4A5A79BD" w:rsidR="00F210FB" w:rsidRPr="006F6281" w:rsidRDefault="003B674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BLE and LTE</w:t>
            </w:r>
          </w:p>
        </w:tc>
      </w:tr>
      <w:tr w:rsidR="00F210FB" w:rsidRPr="006F6281" w14:paraId="45693987" w14:textId="77777777" w:rsidTr="001551D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50" w:type="dxa"/>
            <w:noWrap/>
            <w:hideMark/>
          </w:tcPr>
          <w:p w14:paraId="590F7000" w14:textId="77777777" w:rsidR="00F210FB" w:rsidRPr="006F6281" w:rsidRDefault="00F210FB" w:rsidP="00B87879">
            <w:pPr>
              <w:spacing w:after="0" w:line="240" w:lineRule="auto"/>
              <w:jc w:val="both"/>
              <w:rPr>
                <w:rFonts w:ascii="Calibri" w:eastAsia="Times New Roman" w:hAnsi="Calibri"/>
                <w:spacing w:val="0"/>
                <w:sz w:val="18"/>
                <w:szCs w:val="18"/>
                <w:lang w:eastAsia="en-AU"/>
              </w:rPr>
            </w:pPr>
            <w:r w:rsidRPr="006F6281">
              <w:rPr>
                <w:rFonts w:ascii="Calibri" w:eastAsia="Times New Roman" w:hAnsi="Calibri"/>
                <w:spacing w:val="0"/>
                <w:sz w:val="18"/>
                <w:szCs w:val="18"/>
                <w:lang w:eastAsia="en-AU"/>
              </w:rPr>
              <w:lastRenderedPageBreak/>
              <w:t>OTA Update</w:t>
            </w:r>
          </w:p>
        </w:tc>
        <w:tc>
          <w:tcPr>
            <w:tcW w:w="2136" w:type="dxa"/>
            <w:noWrap/>
            <w:hideMark/>
          </w:tcPr>
          <w:p w14:paraId="40488CB0" w14:textId="38AC10DD" w:rsidR="00F210FB" w:rsidRPr="006F6281" w:rsidRDefault="003B674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Via </w:t>
            </w:r>
            <w:r w:rsidR="002A3110">
              <w:rPr>
                <w:rFonts w:ascii="Calibri" w:eastAsia="Times New Roman" w:hAnsi="Calibri"/>
                <w:color w:val="000000"/>
                <w:spacing w:val="0"/>
                <w:sz w:val="18"/>
                <w:szCs w:val="18"/>
                <w:lang w:eastAsia="en-AU"/>
              </w:rPr>
              <w:t>CAT-M1 using MQTT</w:t>
            </w:r>
          </w:p>
        </w:tc>
        <w:tc>
          <w:tcPr>
            <w:tcW w:w="2248" w:type="dxa"/>
            <w:noWrap/>
            <w:hideMark/>
          </w:tcPr>
          <w:p w14:paraId="3A4A09DD" w14:textId="05D337B2" w:rsidR="00F210FB" w:rsidRPr="006F6281" w:rsidRDefault="002A3110"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Via CAT-M1 using MQTT</w:t>
            </w:r>
          </w:p>
        </w:tc>
      </w:tr>
      <w:tr w:rsidR="00F210FB" w:rsidRPr="006F6281" w14:paraId="18B193FC" w14:textId="77777777" w:rsidTr="001551DE">
        <w:trPr>
          <w:trHeight w:val="1009"/>
        </w:trPr>
        <w:tc>
          <w:tcPr>
            <w:cnfStyle w:val="001000000000" w:firstRow="0" w:lastRow="0" w:firstColumn="1" w:lastColumn="0" w:oddVBand="0" w:evenVBand="0" w:oddHBand="0" w:evenHBand="0" w:firstRowFirstColumn="0" w:firstRowLastColumn="0" w:lastRowFirstColumn="0" w:lastRowLastColumn="0"/>
            <w:tcW w:w="5250" w:type="dxa"/>
            <w:noWrap/>
            <w:hideMark/>
          </w:tcPr>
          <w:p w14:paraId="70D0CC80" w14:textId="6057006C" w:rsidR="00F210FB" w:rsidRPr="006F6281" w:rsidRDefault="002A3110" w:rsidP="00B87879">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Package Contents – Items</w:t>
            </w:r>
          </w:p>
        </w:tc>
        <w:tc>
          <w:tcPr>
            <w:tcW w:w="2136" w:type="dxa"/>
            <w:hideMark/>
          </w:tcPr>
          <w:p w14:paraId="232430DF" w14:textId="326031C8" w:rsidR="00F210FB" w:rsidRDefault="00F42AEA"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CAT-M1 </w:t>
            </w:r>
            <w:r w:rsidR="002A3110">
              <w:rPr>
                <w:rFonts w:ascii="Calibri" w:eastAsia="Times New Roman" w:hAnsi="Calibri"/>
                <w:color w:val="000000"/>
                <w:spacing w:val="0"/>
                <w:sz w:val="18"/>
                <w:szCs w:val="18"/>
                <w:lang w:eastAsia="en-AU"/>
              </w:rPr>
              <w:t>Tag</w:t>
            </w:r>
          </w:p>
          <w:p w14:paraId="728A1EF1" w14:textId="77777777" w:rsidR="002A3110" w:rsidRDefault="002A3110"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USB charging cable</w:t>
            </w:r>
          </w:p>
          <w:p w14:paraId="15425040" w14:textId="353DB96E" w:rsidR="002A3110" w:rsidRPr="006F6281" w:rsidRDefault="002A3110"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Loop for Eyelet</w:t>
            </w:r>
          </w:p>
        </w:tc>
        <w:tc>
          <w:tcPr>
            <w:tcW w:w="2248" w:type="dxa"/>
            <w:noWrap/>
            <w:hideMark/>
          </w:tcPr>
          <w:p w14:paraId="3A9969BD" w14:textId="0E74F197" w:rsidR="00BC1AE9" w:rsidRDefault="002A3110" w:rsidP="00BC1A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CAT-M1 </w:t>
            </w:r>
            <w:r w:rsidR="00C97703">
              <w:rPr>
                <w:rFonts w:ascii="Calibri" w:eastAsia="Times New Roman" w:hAnsi="Calibri"/>
                <w:color w:val="000000"/>
                <w:spacing w:val="0"/>
                <w:sz w:val="18"/>
                <w:szCs w:val="18"/>
                <w:lang w:eastAsia="en-AU"/>
              </w:rPr>
              <w:t>T</w:t>
            </w:r>
            <w:r>
              <w:rPr>
                <w:rFonts w:ascii="Calibri" w:eastAsia="Times New Roman" w:hAnsi="Calibri"/>
                <w:color w:val="000000"/>
                <w:spacing w:val="0"/>
                <w:sz w:val="18"/>
                <w:szCs w:val="18"/>
                <w:lang w:eastAsia="en-AU"/>
              </w:rPr>
              <w:t xml:space="preserve">racker </w:t>
            </w:r>
          </w:p>
          <w:p w14:paraId="07A4D0BA" w14:textId="3764F364" w:rsidR="00F210FB" w:rsidRDefault="00BC1AE9" w:rsidP="00BC1A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VHB Tape</w:t>
            </w:r>
          </w:p>
          <w:p w14:paraId="36DA0C62" w14:textId="1585AE57" w:rsidR="00C97703" w:rsidRDefault="00C97703" w:rsidP="00BC1A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Metal Zip Tie</w:t>
            </w:r>
          </w:p>
          <w:p w14:paraId="2C0D6392" w14:textId="45CAC632" w:rsidR="00C97703" w:rsidRPr="006F6281" w:rsidRDefault="00C97703" w:rsidP="00BC1AE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Mounting Plate</w:t>
            </w:r>
          </w:p>
        </w:tc>
      </w:tr>
    </w:tbl>
    <w:p w14:paraId="154F0759" w14:textId="77777777" w:rsidR="0060390C" w:rsidRDefault="0060390C" w:rsidP="00045CAB">
      <w:pPr>
        <w:pStyle w:val="Bodytextblue"/>
      </w:pPr>
    </w:p>
    <w:p w14:paraId="17D164F9" w14:textId="571B6558" w:rsidR="00045CAB" w:rsidRPr="00045CAB" w:rsidRDefault="00045CAB" w:rsidP="00001A36">
      <w:pPr>
        <w:pStyle w:val="2"/>
      </w:pPr>
      <w:bookmarkStart w:id="105" w:name="_Toc5263205"/>
      <w:r w:rsidRPr="00045CAB">
        <w:t>Profile Parameters</w:t>
      </w:r>
      <w:bookmarkEnd w:id="105"/>
    </w:p>
    <w:tbl>
      <w:tblPr>
        <w:tblStyle w:val="GridTable5DarkAccent2"/>
        <w:tblW w:w="9493" w:type="dxa"/>
        <w:tblLook w:val="04A0" w:firstRow="1" w:lastRow="0" w:firstColumn="1" w:lastColumn="0" w:noHBand="0" w:noVBand="1"/>
      </w:tblPr>
      <w:tblGrid>
        <w:gridCol w:w="5057"/>
        <w:gridCol w:w="1177"/>
        <w:gridCol w:w="1041"/>
        <w:gridCol w:w="1177"/>
        <w:gridCol w:w="1041"/>
      </w:tblGrid>
      <w:tr w:rsidR="00B2195E" w:rsidRPr="00226F2D" w14:paraId="4ED548C1" w14:textId="77777777" w:rsidTr="008238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76865" w14:textId="77777777" w:rsidR="00B2195E" w:rsidRPr="00226F2D" w:rsidRDefault="00B2195E" w:rsidP="00226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pacing w:val="0"/>
                <w:sz w:val="18"/>
                <w:szCs w:val="18"/>
                <w:lang w:eastAsia="en-AU"/>
              </w:rPr>
            </w:pPr>
          </w:p>
        </w:tc>
        <w:tc>
          <w:tcPr>
            <w:tcW w:w="0" w:type="dxa"/>
            <w:gridSpan w:val="2"/>
            <w:vAlign w:val="center"/>
            <w:hideMark/>
          </w:tcPr>
          <w:p w14:paraId="6CDC882F" w14:textId="53EA94A2" w:rsidR="00B2195E" w:rsidRPr="00226F2D" w:rsidRDefault="00B2195E" w:rsidP="00B219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Consumer &amp; Small Business</w:t>
            </w:r>
          </w:p>
        </w:tc>
        <w:tc>
          <w:tcPr>
            <w:tcW w:w="0" w:type="dxa"/>
            <w:gridSpan w:val="2"/>
            <w:vAlign w:val="center"/>
            <w:hideMark/>
          </w:tcPr>
          <w:p w14:paraId="585EFB23" w14:textId="7A7271F3" w:rsidR="00B2195E" w:rsidRPr="00226F2D" w:rsidRDefault="00B2195E" w:rsidP="00B2195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Enterprise</w:t>
            </w:r>
          </w:p>
        </w:tc>
      </w:tr>
      <w:tr w:rsidR="00226F2D" w:rsidRPr="00226F2D" w14:paraId="587EACD3"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54E230" w14:textId="07568F04" w:rsidR="00226F2D" w:rsidRPr="00226F2D" w:rsidRDefault="00B2195E" w:rsidP="00226F2D">
            <w:pPr>
              <w:spacing w:after="0" w:line="240" w:lineRule="auto"/>
              <w:rPr>
                <w:rFonts w:ascii="Calibri" w:eastAsia="Times New Roman" w:hAnsi="Calibri"/>
                <w:spacing w:val="0"/>
                <w:sz w:val="18"/>
                <w:szCs w:val="18"/>
                <w:lang w:eastAsia="en-AU"/>
              </w:rPr>
            </w:pPr>
            <w:r>
              <w:rPr>
                <w:rFonts w:ascii="Calibri" w:eastAsia="Times New Roman" w:hAnsi="Calibri"/>
                <w:spacing w:val="0"/>
                <w:sz w:val="18"/>
                <w:szCs w:val="18"/>
                <w:lang w:eastAsia="en-AU"/>
              </w:rPr>
              <w:t>Product</w:t>
            </w:r>
          </w:p>
        </w:tc>
        <w:tc>
          <w:tcPr>
            <w:tcW w:w="0" w:type="dxa"/>
            <w:gridSpan w:val="2"/>
            <w:vAlign w:val="center"/>
            <w:hideMark/>
          </w:tcPr>
          <w:p w14:paraId="570D949E" w14:textId="7AEC13CD" w:rsidR="00226F2D" w:rsidRPr="00226F2D" w:rsidRDefault="00B2195E" w:rsidP="00B219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spacing w:val="0"/>
                <w:sz w:val="18"/>
                <w:szCs w:val="18"/>
                <w:lang w:eastAsia="en-AU"/>
              </w:rPr>
            </w:pPr>
            <w:r>
              <w:rPr>
                <w:rFonts w:ascii="Calibri" w:eastAsia="Times New Roman" w:hAnsi="Calibri"/>
                <w:b/>
                <w:spacing w:val="0"/>
                <w:sz w:val="18"/>
                <w:szCs w:val="18"/>
                <w:lang w:eastAsia="en-AU"/>
              </w:rPr>
              <w:t>Bartlett</w:t>
            </w:r>
          </w:p>
        </w:tc>
        <w:tc>
          <w:tcPr>
            <w:tcW w:w="0" w:type="dxa"/>
            <w:gridSpan w:val="2"/>
            <w:vAlign w:val="center"/>
            <w:hideMark/>
          </w:tcPr>
          <w:p w14:paraId="2EDC6796" w14:textId="47870256" w:rsidR="00226F2D" w:rsidRPr="00226F2D" w:rsidRDefault="00B2195E" w:rsidP="00B2195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b/>
                <w:spacing w:val="0"/>
                <w:sz w:val="18"/>
                <w:szCs w:val="18"/>
                <w:lang w:eastAsia="en-AU"/>
              </w:rPr>
            </w:pPr>
            <w:r>
              <w:rPr>
                <w:rFonts w:ascii="Calibri" w:eastAsia="Times New Roman" w:hAnsi="Calibri"/>
                <w:b/>
                <w:spacing w:val="0"/>
                <w:sz w:val="18"/>
                <w:szCs w:val="18"/>
                <w:lang w:eastAsia="en-AU"/>
              </w:rPr>
              <w:t>Stone</w:t>
            </w:r>
          </w:p>
        </w:tc>
      </w:tr>
      <w:tr w:rsidR="00226F2D" w:rsidRPr="00226F2D" w14:paraId="57370AEF"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551C18D1"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Device Name</w:t>
            </w:r>
          </w:p>
        </w:tc>
        <w:tc>
          <w:tcPr>
            <w:tcW w:w="0" w:type="dxa"/>
            <w:gridSpan w:val="2"/>
            <w:vAlign w:val="center"/>
            <w:hideMark/>
          </w:tcPr>
          <w:p w14:paraId="032A9330" w14:textId="49366DF9" w:rsidR="00226F2D" w:rsidRPr="00226F2D" w:rsidRDefault="00226F2D" w:rsidP="00B219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
                <w:spacing w:val="0"/>
                <w:sz w:val="18"/>
                <w:szCs w:val="18"/>
                <w:lang w:eastAsia="en-AU"/>
              </w:rPr>
            </w:pPr>
            <w:r w:rsidRPr="00226F2D">
              <w:rPr>
                <w:rFonts w:ascii="Calibri" w:eastAsia="Times New Roman" w:hAnsi="Calibri"/>
                <w:b/>
                <w:spacing w:val="0"/>
                <w:sz w:val="18"/>
                <w:szCs w:val="18"/>
                <w:lang w:eastAsia="en-AU"/>
              </w:rPr>
              <w:t xml:space="preserve">Locator Tag </w:t>
            </w:r>
            <w:r w:rsidR="00F42AEA">
              <w:rPr>
                <w:rFonts w:ascii="Calibri" w:eastAsia="Times New Roman" w:hAnsi="Calibri"/>
                <w:b/>
                <w:spacing w:val="0"/>
                <w:sz w:val="18"/>
                <w:szCs w:val="18"/>
                <w:lang w:eastAsia="en-AU"/>
              </w:rPr>
              <w:t>–</w:t>
            </w:r>
            <w:r w:rsidRPr="00226F2D">
              <w:rPr>
                <w:rFonts w:ascii="Calibri" w:eastAsia="Times New Roman" w:hAnsi="Calibri"/>
                <w:b/>
                <w:spacing w:val="0"/>
                <w:sz w:val="18"/>
                <w:szCs w:val="18"/>
                <w:lang w:eastAsia="en-AU"/>
              </w:rPr>
              <w:t xml:space="preserve"> </w:t>
            </w:r>
            <w:r w:rsidR="00F42AEA">
              <w:rPr>
                <w:rFonts w:ascii="Calibri" w:eastAsia="Times New Roman" w:hAnsi="Calibri"/>
                <w:b/>
                <w:spacing w:val="0"/>
                <w:sz w:val="18"/>
                <w:szCs w:val="18"/>
                <w:lang w:eastAsia="en-AU"/>
              </w:rPr>
              <w:t>CAT-M1</w:t>
            </w:r>
          </w:p>
        </w:tc>
        <w:tc>
          <w:tcPr>
            <w:tcW w:w="0" w:type="dxa"/>
            <w:gridSpan w:val="2"/>
            <w:vAlign w:val="center"/>
            <w:hideMark/>
          </w:tcPr>
          <w:p w14:paraId="30A8CFC2" w14:textId="23C82C67" w:rsidR="00226F2D" w:rsidRPr="00226F2D" w:rsidRDefault="00226F2D" w:rsidP="00B2195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
                <w:spacing w:val="0"/>
                <w:sz w:val="18"/>
                <w:szCs w:val="18"/>
                <w:lang w:eastAsia="en-AU"/>
              </w:rPr>
            </w:pPr>
            <w:r w:rsidRPr="00226F2D">
              <w:rPr>
                <w:rFonts w:ascii="Calibri" w:eastAsia="Times New Roman" w:hAnsi="Calibri"/>
                <w:b/>
                <w:spacing w:val="0"/>
                <w:sz w:val="18"/>
                <w:szCs w:val="18"/>
                <w:lang w:eastAsia="en-AU"/>
              </w:rPr>
              <w:t>Rugged CAT-M1 Tracker</w:t>
            </w:r>
          </w:p>
        </w:tc>
      </w:tr>
      <w:tr w:rsidR="00226F2D" w:rsidRPr="00226F2D" w14:paraId="6B98DA7C"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B5B45"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Detailed Profile Specs</w:t>
            </w:r>
          </w:p>
        </w:tc>
        <w:tc>
          <w:tcPr>
            <w:tcW w:w="0" w:type="dxa"/>
            <w:shd w:val="clear" w:color="auto" w:fill="0F88CC"/>
            <w:hideMark/>
          </w:tcPr>
          <w:p w14:paraId="49D96E36" w14:textId="50E36974"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FFFFFF" w:themeColor="background1"/>
                <w:spacing w:val="0"/>
                <w:sz w:val="18"/>
                <w:szCs w:val="18"/>
                <w:lang w:eastAsia="en-AU"/>
              </w:rPr>
            </w:pPr>
            <w:r w:rsidRPr="00823807">
              <w:rPr>
                <w:rFonts w:ascii="Calibri" w:eastAsia="Times New Roman" w:hAnsi="Calibri"/>
                <w:b/>
                <w:bCs/>
                <w:color w:val="FFFFFF" w:themeColor="background1"/>
                <w:spacing w:val="0"/>
                <w:sz w:val="18"/>
                <w:szCs w:val="18"/>
                <w:lang w:eastAsia="en-AU"/>
              </w:rPr>
              <w:t>Factory</w:t>
            </w:r>
            <w:r w:rsidR="00EB4537">
              <w:rPr>
                <w:rFonts w:ascii="Calibri" w:eastAsia="Times New Roman" w:hAnsi="Calibri"/>
                <w:b/>
                <w:bCs/>
                <w:color w:val="FFFFFF" w:themeColor="background1"/>
                <w:spacing w:val="0"/>
                <w:sz w:val="18"/>
                <w:szCs w:val="18"/>
                <w:lang w:eastAsia="en-AU"/>
              </w:rPr>
              <w:t xml:space="preserve"> - OOB</w:t>
            </w:r>
          </w:p>
        </w:tc>
        <w:tc>
          <w:tcPr>
            <w:tcW w:w="0" w:type="dxa"/>
            <w:shd w:val="clear" w:color="auto" w:fill="0F88CC"/>
            <w:hideMark/>
          </w:tcPr>
          <w:p w14:paraId="3565E91B"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FFFFFF" w:themeColor="background1"/>
                <w:spacing w:val="0"/>
                <w:sz w:val="18"/>
                <w:szCs w:val="18"/>
                <w:lang w:eastAsia="en-AU"/>
              </w:rPr>
            </w:pPr>
            <w:r w:rsidRPr="00823807">
              <w:rPr>
                <w:rFonts w:ascii="Calibri" w:eastAsia="Times New Roman" w:hAnsi="Calibri"/>
                <w:b/>
                <w:bCs/>
                <w:color w:val="FFFFFF" w:themeColor="background1"/>
                <w:spacing w:val="0"/>
                <w:sz w:val="18"/>
                <w:szCs w:val="18"/>
                <w:lang w:eastAsia="en-AU"/>
              </w:rPr>
              <w:t>MVP1</w:t>
            </w:r>
          </w:p>
        </w:tc>
        <w:tc>
          <w:tcPr>
            <w:tcW w:w="0" w:type="dxa"/>
            <w:shd w:val="clear" w:color="auto" w:fill="0F88CC"/>
            <w:hideMark/>
          </w:tcPr>
          <w:p w14:paraId="7210C254" w14:textId="70D94E1E"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FFFFFF" w:themeColor="background1"/>
                <w:spacing w:val="0"/>
                <w:sz w:val="18"/>
                <w:szCs w:val="18"/>
                <w:lang w:eastAsia="en-AU"/>
              </w:rPr>
            </w:pPr>
            <w:r w:rsidRPr="00823807">
              <w:rPr>
                <w:rFonts w:ascii="Calibri" w:eastAsia="Times New Roman" w:hAnsi="Calibri"/>
                <w:b/>
                <w:bCs/>
                <w:color w:val="FFFFFF" w:themeColor="background1"/>
                <w:spacing w:val="0"/>
                <w:sz w:val="18"/>
                <w:szCs w:val="18"/>
                <w:lang w:eastAsia="en-AU"/>
              </w:rPr>
              <w:t>Factory</w:t>
            </w:r>
            <w:r w:rsidR="00EB4537">
              <w:rPr>
                <w:rFonts w:ascii="Calibri" w:eastAsia="Times New Roman" w:hAnsi="Calibri"/>
                <w:b/>
                <w:bCs/>
                <w:color w:val="FFFFFF" w:themeColor="background1"/>
                <w:spacing w:val="0"/>
                <w:sz w:val="18"/>
                <w:szCs w:val="18"/>
                <w:lang w:eastAsia="en-AU"/>
              </w:rPr>
              <w:t xml:space="preserve"> - OOB</w:t>
            </w:r>
          </w:p>
        </w:tc>
        <w:tc>
          <w:tcPr>
            <w:tcW w:w="0" w:type="dxa"/>
            <w:shd w:val="clear" w:color="auto" w:fill="0F88CC"/>
            <w:hideMark/>
          </w:tcPr>
          <w:p w14:paraId="07FC0D5A"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color w:val="FFFFFF" w:themeColor="background1"/>
                <w:spacing w:val="0"/>
                <w:sz w:val="18"/>
                <w:szCs w:val="18"/>
                <w:lang w:eastAsia="en-AU"/>
              </w:rPr>
            </w:pPr>
            <w:r w:rsidRPr="00823807">
              <w:rPr>
                <w:rFonts w:ascii="Calibri" w:eastAsia="Times New Roman" w:hAnsi="Calibri"/>
                <w:b/>
                <w:bCs/>
                <w:color w:val="FFFFFF" w:themeColor="background1"/>
                <w:spacing w:val="0"/>
                <w:sz w:val="18"/>
                <w:szCs w:val="18"/>
                <w:lang w:eastAsia="en-AU"/>
              </w:rPr>
              <w:t>MVP1</w:t>
            </w:r>
          </w:p>
        </w:tc>
      </w:tr>
      <w:tr w:rsidR="00226F2D" w:rsidRPr="00226F2D" w14:paraId="183C02E7"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6202A801"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Firmware Version Required</w:t>
            </w:r>
          </w:p>
        </w:tc>
        <w:tc>
          <w:tcPr>
            <w:tcW w:w="0" w:type="dxa"/>
            <w:hideMark/>
          </w:tcPr>
          <w:p w14:paraId="1AF40A01"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TBD</w:t>
            </w:r>
          </w:p>
        </w:tc>
        <w:tc>
          <w:tcPr>
            <w:tcW w:w="0" w:type="dxa"/>
            <w:hideMark/>
          </w:tcPr>
          <w:p w14:paraId="1F308176"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TBD</w:t>
            </w:r>
          </w:p>
        </w:tc>
        <w:tc>
          <w:tcPr>
            <w:tcW w:w="0" w:type="dxa"/>
            <w:hideMark/>
          </w:tcPr>
          <w:p w14:paraId="055D897C"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TBD</w:t>
            </w:r>
          </w:p>
        </w:tc>
        <w:tc>
          <w:tcPr>
            <w:tcW w:w="0" w:type="dxa"/>
            <w:hideMark/>
          </w:tcPr>
          <w:p w14:paraId="70701E01"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TBD</w:t>
            </w:r>
          </w:p>
        </w:tc>
      </w:tr>
      <w:tr w:rsidR="00226F2D" w:rsidRPr="00226F2D" w14:paraId="03815188"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5"/>
            <w:hideMark/>
          </w:tcPr>
          <w:p w14:paraId="7292C44A" w14:textId="6380CF6C" w:rsidR="00226F2D" w:rsidRPr="00226F2D" w:rsidRDefault="00226F2D" w:rsidP="00226F2D">
            <w:pPr>
              <w:spacing w:after="0" w:line="240" w:lineRule="auto"/>
              <w:rPr>
                <w:rFonts w:ascii="Calibri" w:eastAsia="Times New Roman" w:hAnsi="Calibri"/>
                <w:b w:val="0"/>
                <w:bCs w:val="0"/>
                <w:spacing w:val="0"/>
                <w:sz w:val="18"/>
                <w:szCs w:val="18"/>
                <w:lang w:eastAsia="en-AU"/>
              </w:rPr>
            </w:pPr>
            <w:r w:rsidRPr="00226F2D">
              <w:rPr>
                <w:rFonts w:ascii="Calibri" w:eastAsia="Times New Roman" w:hAnsi="Calibri"/>
                <w:spacing w:val="0"/>
                <w:sz w:val="18"/>
                <w:szCs w:val="18"/>
                <w:lang w:eastAsia="en-AU"/>
              </w:rPr>
              <w:t>Profile Specifics</w:t>
            </w:r>
          </w:p>
        </w:tc>
      </w:tr>
      <w:tr w:rsidR="00226F2D" w:rsidRPr="00226F2D" w14:paraId="4D0FF7C0"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1321919F"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BLE Radio</w:t>
            </w:r>
          </w:p>
        </w:tc>
        <w:tc>
          <w:tcPr>
            <w:tcW w:w="0" w:type="dxa"/>
            <w:hideMark/>
          </w:tcPr>
          <w:p w14:paraId="09DC319E"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5F683E5B"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0721F1B3"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3C420D96"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r>
      <w:tr w:rsidR="00226F2D" w:rsidRPr="00226F2D" w14:paraId="7CDCCDE4"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A06CCB"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Advertising / Polling Rate</w:t>
            </w:r>
          </w:p>
        </w:tc>
        <w:tc>
          <w:tcPr>
            <w:tcW w:w="0" w:type="dxa"/>
            <w:hideMark/>
          </w:tcPr>
          <w:p w14:paraId="3D7AA51A"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2570ms</w:t>
            </w:r>
          </w:p>
        </w:tc>
        <w:tc>
          <w:tcPr>
            <w:tcW w:w="0" w:type="dxa"/>
            <w:hideMark/>
          </w:tcPr>
          <w:p w14:paraId="251CABF1"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2570ms</w:t>
            </w:r>
          </w:p>
        </w:tc>
        <w:tc>
          <w:tcPr>
            <w:tcW w:w="0" w:type="dxa"/>
            <w:hideMark/>
          </w:tcPr>
          <w:p w14:paraId="1F03DD89"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2570ms</w:t>
            </w:r>
          </w:p>
        </w:tc>
        <w:tc>
          <w:tcPr>
            <w:tcW w:w="0" w:type="dxa"/>
            <w:hideMark/>
          </w:tcPr>
          <w:p w14:paraId="72568943"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2570ms</w:t>
            </w:r>
          </w:p>
        </w:tc>
      </w:tr>
      <w:tr w:rsidR="00226F2D" w:rsidRPr="00226F2D" w14:paraId="182D5BD9"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3DD39C17"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Burst Advertising Rate (first 30 secs)</w:t>
            </w:r>
          </w:p>
        </w:tc>
        <w:tc>
          <w:tcPr>
            <w:tcW w:w="0" w:type="dxa"/>
            <w:hideMark/>
          </w:tcPr>
          <w:p w14:paraId="7A17E65C"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546.25ms</w:t>
            </w:r>
          </w:p>
        </w:tc>
        <w:tc>
          <w:tcPr>
            <w:tcW w:w="0" w:type="dxa"/>
            <w:hideMark/>
          </w:tcPr>
          <w:p w14:paraId="01ED469F"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546.25ms</w:t>
            </w:r>
          </w:p>
        </w:tc>
        <w:tc>
          <w:tcPr>
            <w:tcW w:w="0" w:type="dxa"/>
            <w:hideMark/>
          </w:tcPr>
          <w:p w14:paraId="4ACF9452"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546.25ms</w:t>
            </w:r>
          </w:p>
        </w:tc>
        <w:tc>
          <w:tcPr>
            <w:tcW w:w="0" w:type="dxa"/>
            <w:hideMark/>
          </w:tcPr>
          <w:p w14:paraId="1879EAB2"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546.25ms</w:t>
            </w:r>
          </w:p>
        </w:tc>
      </w:tr>
      <w:tr w:rsidR="00226F2D" w:rsidRPr="00226F2D" w14:paraId="0BCD98D2"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95B9E"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Burst Advertising Rate (further 30 secs)</w:t>
            </w:r>
          </w:p>
        </w:tc>
        <w:tc>
          <w:tcPr>
            <w:tcW w:w="0" w:type="dxa"/>
            <w:hideMark/>
          </w:tcPr>
          <w:p w14:paraId="10AC7054"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1285ms</w:t>
            </w:r>
          </w:p>
        </w:tc>
        <w:tc>
          <w:tcPr>
            <w:tcW w:w="0" w:type="dxa"/>
            <w:hideMark/>
          </w:tcPr>
          <w:p w14:paraId="425DF545"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1285ms</w:t>
            </w:r>
          </w:p>
        </w:tc>
        <w:tc>
          <w:tcPr>
            <w:tcW w:w="0" w:type="dxa"/>
            <w:hideMark/>
          </w:tcPr>
          <w:p w14:paraId="2A5C4C32"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1285ms</w:t>
            </w:r>
          </w:p>
        </w:tc>
        <w:tc>
          <w:tcPr>
            <w:tcW w:w="0" w:type="dxa"/>
            <w:hideMark/>
          </w:tcPr>
          <w:p w14:paraId="31E3D0CA"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1285ms</w:t>
            </w:r>
          </w:p>
        </w:tc>
      </w:tr>
      <w:tr w:rsidR="00226F2D" w:rsidRPr="00226F2D" w14:paraId="336EDF3D"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696C760C"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Duty Cycle</w:t>
            </w:r>
          </w:p>
        </w:tc>
        <w:tc>
          <w:tcPr>
            <w:tcW w:w="0" w:type="dxa"/>
            <w:hideMark/>
          </w:tcPr>
          <w:p w14:paraId="00F98853"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100%</w:t>
            </w:r>
          </w:p>
        </w:tc>
        <w:tc>
          <w:tcPr>
            <w:tcW w:w="0" w:type="dxa"/>
            <w:hideMark/>
          </w:tcPr>
          <w:p w14:paraId="7FEF8315"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100%</w:t>
            </w:r>
          </w:p>
        </w:tc>
        <w:tc>
          <w:tcPr>
            <w:tcW w:w="0" w:type="dxa"/>
            <w:hideMark/>
          </w:tcPr>
          <w:p w14:paraId="59C2EF49"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100%</w:t>
            </w:r>
          </w:p>
        </w:tc>
        <w:tc>
          <w:tcPr>
            <w:tcW w:w="0" w:type="dxa"/>
            <w:hideMark/>
          </w:tcPr>
          <w:p w14:paraId="2662B2B7"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100%</w:t>
            </w:r>
          </w:p>
        </w:tc>
      </w:tr>
      <w:tr w:rsidR="00226F2D" w:rsidRPr="00226F2D" w14:paraId="2D83998F"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6E8F3"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Wi-Fi Radio</w:t>
            </w:r>
          </w:p>
        </w:tc>
        <w:tc>
          <w:tcPr>
            <w:tcW w:w="0" w:type="dxa"/>
            <w:hideMark/>
          </w:tcPr>
          <w:p w14:paraId="4FD3782F"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c>
          <w:tcPr>
            <w:tcW w:w="0" w:type="dxa"/>
            <w:hideMark/>
          </w:tcPr>
          <w:p w14:paraId="7EB68EF8"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c>
          <w:tcPr>
            <w:tcW w:w="0" w:type="dxa"/>
            <w:hideMark/>
          </w:tcPr>
          <w:p w14:paraId="22351254"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c>
          <w:tcPr>
            <w:tcW w:w="0" w:type="dxa"/>
            <w:hideMark/>
          </w:tcPr>
          <w:p w14:paraId="690CDCE8"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r>
      <w:tr w:rsidR="00226F2D" w:rsidRPr="00226F2D" w14:paraId="08BDA301"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2CA6BE4B"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Home AP/Safe Zone Scan</w:t>
            </w:r>
          </w:p>
        </w:tc>
        <w:tc>
          <w:tcPr>
            <w:tcW w:w="0" w:type="dxa"/>
            <w:hideMark/>
          </w:tcPr>
          <w:p w14:paraId="13DF17B1"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709CAFF9"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1BED6E82"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7EB534F5"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226F2D" w:rsidRPr="00226F2D" w14:paraId="3297F2A6"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3048C"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LTE Radio</w:t>
            </w:r>
          </w:p>
        </w:tc>
        <w:tc>
          <w:tcPr>
            <w:tcW w:w="0" w:type="dxa"/>
            <w:hideMark/>
          </w:tcPr>
          <w:p w14:paraId="50726EFC"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5118AAC3"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729E6A7D"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426833CC"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r>
      <w:tr w:rsidR="00226F2D" w:rsidRPr="00226F2D" w14:paraId="1CA164B9"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0A44A678"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Cat-M1</w:t>
            </w:r>
          </w:p>
        </w:tc>
        <w:tc>
          <w:tcPr>
            <w:tcW w:w="0" w:type="dxa"/>
            <w:hideMark/>
          </w:tcPr>
          <w:p w14:paraId="06B30D1C"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1E0A918A"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7D034857"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01FB315D"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r>
      <w:tr w:rsidR="00BC1AE9" w:rsidRPr="00226F2D" w14:paraId="19C8F4C3"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1DFED"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Cat-NB1</w:t>
            </w:r>
          </w:p>
        </w:tc>
        <w:tc>
          <w:tcPr>
            <w:tcW w:w="0" w:type="dxa"/>
            <w:hideMark/>
          </w:tcPr>
          <w:p w14:paraId="35CDD669" w14:textId="169BB2E3" w:rsidR="00BC1AE9"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Available</w:t>
            </w:r>
          </w:p>
          <w:p w14:paraId="3B188C52" w14:textId="3A883666"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(future support)</w:t>
            </w:r>
          </w:p>
        </w:tc>
        <w:tc>
          <w:tcPr>
            <w:tcW w:w="0" w:type="dxa"/>
            <w:hideMark/>
          </w:tcPr>
          <w:p w14:paraId="051B36B3" w14:textId="1FDE9F0B" w:rsidR="00BC1AE9"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Available</w:t>
            </w:r>
          </w:p>
          <w:p w14:paraId="37CBFE21" w14:textId="6B33089F"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(future support)</w:t>
            </w:r>
          </w:p>
        </w:tc>
        <w:tc>
          <w:tcPr>
            <w:tcW w:w="0" w:type="dxa"/>
            <w:hideMark/>
          </w:tcPr>
          <w:p w14:paraId="6FC15A64" w14:textId="77777777" w:rsidR="00BC1AE9"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Available</w:t>
            </w:r>
          </w:p>
          <w:p w14:paraId="0158D97A" w14:textId="67B5A949"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(future support)</w:t>
            </w:r>
          </w:p>
        </w:tc>
        <w:tc>
          <w:tcPr>
            <w:tcW w:w="0" w:type="dxa"/>
            <w:hideMark/>
          </w:tcPr>
          <w:p w14:paraId="1D8EE92F" w14:textId="77777777" w:rsidR="00BC1AE9"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Available</w:t>
            </w:r>
          </w:p>
          <w:p w14:paraId="489BBDB0" w14:textId="0E945FF5"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(future support)</w:t>
            </w:r>
          </w:p>
        </w:tc>
      </w:tr>
      <w:tr w:rsidR="00226F2D" w:rsidRPr="00226F2D" w14:paraId="25FF25E9"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4D62AA64"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Location Based Services</w:t>
            </w:r>
          </w:p>
        </w:tc>
        <w:tc>
          <w:tcPr>
            <w:tcW w:w="0" w:type="dxa"/>
            <w:hideMark/>
          </w:tcPr>
          <w:p w14:paraId="5D2F9817"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Priority Order</w:t>
            </w:r>
          </w:p>
        </w:tc>
        <w:tc>
          <w:tcPr>
            <w:tcW w:w="0" w:type="dxa"/>
            <w:hideMark/>
          </w:tcPr>
          <w:p w14:paraId="05EA9B6D"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Priority Order</w:t>
            </w:r>
          </w:p>
        </w:tc>
        <w:tc>
          <w:tcPr>
            <w:tcW w:w="0" w:type="dxa"/>
            <w:hideMark/>
          </w:tcPr>
          <w:p w14:paraId="43217C3D"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Priority Order</w:t>
            </w:r>
          </w:p>
        </w:tc>
        <w:tc>
          <w:tcPr>
            <w:tcW w:w="0" w:type="dxa"/>
            <w:hideMark/>
          </w:tcPr>
          <w:p w14:paraId="76A7FF6E"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Priority Order</w:t>
            </w:r>
          </w:p>
        </w:tc>
      </w:tr>
      <w:tr w:rsidR="00226F2D" w:rsidRPr="00226F2D" w14:paraId="60133D15"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5E145D"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Bluetooth</w:t>
            </w:r>
          </w:p>
        </w:tc>
        <w:tc>
          <w:tcPr>
            <w:tcW w:w="0" w:type="dxa"/>
            <w:hideMark/>
          </w:tcPr>
          <w:p w14:paraId="5C4020E1"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1st</w:t>
            </w:r>
          </w:p>
        </w:tc>
        <w:tc>
          <w:tcPr>
            <w:tcW w:w="0" w:type="dxa"/>
            <w:hideMark/>
          </w:tcPr>
          <w:p w14:paraId="233A4390"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1st</w:t>
            </w:r>
          </w:p>
        </w:tc>
        <w:tc>
          <w:tcPr>
            <w:tcW w:w="0" w:type="dxa"/>
            <w:hideMark/>
          </w:tcPr>
          <w:p w14:paraId="388F03D6"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1st</w:t>
            </w:r>
          </w:p>
        </w:tc>
        <w:tc>
          <w:tcPr>
            <w:tcW w:w="0" w:type="dxa"/>
            <w:hideMark/>
          </w:tcPr>
          <w:p w14:paraId="61930427"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1st</w:t>
            </w:r>
          </w:p>
        </w:tc>
      </w:tr>
      <w:tr w:rsidR="00226F2D" w:rsidRPr="00226F2D" w14:paraId="4618F5E3"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5D1B4491"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Wi-Fi Geolocation</w:t>
            </w:r>
          </w:p>
        </w:tc>
        <w:tc>
          <w:tcPr>
            <w:tcW w:w="0" w:type="dxa"/>
            <w:hideMark/>
          </w:tcPr>
          <w:p w14:paraId="7A2244C4"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0FB50818"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51641C0A"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08948E04"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226F2D" w:rsidRPr="00226F2D" w14:paraId="0B80227A"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9DD56A"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GPS</w:t>
            </w:r>
          </w:p>
        </w:tc>
        <w:tc>
          <w:tcPr>
            <w:tcW w:w="0" w:type="dxa"/>
            <w:hideMark/>
          </w:tcPr>
          <w:p w14:paraId="30111615"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2nd</w:t>
            </w:r>
          </w:p>
        </w:tc>
        <w:tc>
          <w:tcPr>
            <w:tcW w:w="0" w:type="dxa"/>
            <w:hideMark/>
          </w:tcPr>
          <w:p w14:paraId="1A88DD8D"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3rd</w:t>
            </w:r>
          </w:p>
        </w:tc>
        <w:tc>
          <w:tcPr>
            <w:tcW w:w="0" w:type="dxa"/>
            <w:hideMark/>
          </w:tcPr>
          <w:p w14:paraId="41E0F2AC"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2nd</w:t>
            </w:r>
          </w:p>
        </w:tc>
        <w:tc>
          <w:tcPr>
            <w:tcW w:w="0" w:type="dxa"/>
            <w:hideMark/>
          </w:tcPr>
          <w:p w14:paraId="6DCA7890"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2nd</w:t>
            </w:r>
          </w:p>
        </w:tc>
      </w:tr>
      <w:tr w:rsidR="00226F2D" w:rsidRPr="00226F2D" w14:paraId="7010CCB1"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4DB76707"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A-GPS</w:t>
            </w:r>
          </w:p>
        </w:tc>
        <w:tc>
          <w:tcPr>
            <w:tcW w:w="0" w:type="dxa"/>
            <w:hideMark/>
          </w:tcPr>
          <w:p w14:paraId="0FF8670A"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3rd</w:t>
            </w:r>
          </w:p>
        </w:tc>
        <w:tc>
          <w:tcPr>
            <w:tcW w:w="0" w:type="dxa"/>
            <w:hideMark/>
          </w:tcPr>
          <w:p w14:paraId="4795A8E6"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2nd</w:t>
            </w:r>
          </w:p>
        </w:tc>
        <w:tc>
          <w:tcPr>
            <w:tcW w:w="0" w:type="dxa"/>
            <w:hideMark/>
          </w:tcPr>
          <w:p w14:paraId="0A87ED1E"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1BA04F59" w14:textId="77777777" w:rsidR="00226F2D" w:rsidRPr="00226F2D" w:rsidRDefault="00226F2D"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226F2D" w:rsidRPr="00226F2D" w14:paraId="7DDB44E5"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98774" w14:textId="77777777" w:rsidR="00226F2D" w:rsidRPr="00226F2D" w:rsidRDefault="00226F2D"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Cell Tower Triangulation</w:t>
            </w:r>
          </w:p>
        </w:tc>
        <w:tc>
          <w:tcPr>
            <w:tcW w:w="0" w:type="dxa"/>
            <w:hideMark/>
          </w:tcPr>
          <w:p w14:paraId="6A1E4F5F"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4th</w:t>
            </w:r>
          </w:p>
        </w:tc>
        <w:tc>
          <w:tcPr>
            <w:tcW w:w="0" w:type="dxa"/>
            <w:hideMark/>
          </w:tcPr>
          <w:p w14:paraId="27D7CE5F"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4th</w:t>
            </w:r>
          </w:p>
        </w:tc>
        <w:tc>
          <w:tcPr>
            <w:tcW w:w="0" w:type="dxa"/>
            <w:hideMark/>
          </w:tcPr>
          <w:p w14:paraId="467CCD36"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3CD977F2" w14:textId="77777777" w:rsidR="00226F2D" w:rsidRPr="00226F2D" w:rsidRDefault="00226F2D"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DB2BAD" w:rsidRPr="00226F2D" w14:paraId="2803C225" w14:textId="77777777" w:rsidTr="00823807">
        <w:tc>
          <w:tcPr>
            <w:cnfStyle w:val="001000000000" w:firstRow="0" w:lastRow="0" w:firstColumn="1" w:lastColumn="0" w:oddVBand="0" w:evenVBand="0" w:oddHBand="0" w:evenHBand="0" w:firstRowFirstColumn="0" w:firstRowLastColumn="0" w:lastRowFirstColumn="0" w:lastRowLastColumn="0"/>
            <w:tcW w:w="0" w:type="dxa"/>
            <w:gridSpan w:val="5"/>
            <w:hideMark/>
          </w:tcPr>
          <w:p w14:paraId="67EDC74D" w14:textId="2A9BE60D" w:rsidR="00DB2BAD" w:rsidRPr="00226F2D" w:rsidRDefault="00DB2BAD" w:rsidP="00226F2D">
            <w:pPr>
              <w:spacing w:after="0" w:line="240" w:lineRule="auto"/>
              <w:rPr>
                <w:rFonts w:ascii="Calibri" w:eastAsia="Times New Roman" w:hAnsi="Calibri"/>
                <w:b w:val="0"/>
                <w:bCs w:val="0"/>
                <w:spacing w:val="0"/>
                <w:sz w:val="18"/>
                <w:szCs w:val="18"/>
                <w:lang w:eastAsia="en-AU"/>
              </w:rPr>
            </w:pPr>
            <w:r w:rsidRPr="00226F2D">
              <w:rPr>
                <w:rFonts w:ascii="Calibri" w:eastAsia="Times New Roman" w:hAnsi="Calibri"/>
                <w:spacing w:val="0"/>
                <w:sz w:val="18"/>
                <w:szCs w:val="18"/>
                <w:lang w:eastAsia="en-AU"/>
              </w:rPr>
              <w:t>Probing / Scan Intervals</w:t>
            </w:r>
          </w:p>
        </w:tc>
      </w:tr>
      <w:tr w:rsidR="00E62E63" w:rsidRPr="00226F2D" w14:paraId="22FBFAA2"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3BD1DF" w14:textId="40787062" w:rsidR="00E62E63" w:rsidRPr="00226F2D" w:rsidRDefault="00E62E63"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No Motion</w:t>
            </w:r>
          </w:p>
        </w:tc>
        <w:tc>
          <w:tcPr>
            <w:tcW w:w="0" w:type="dxa"/>
            <w:hideMark/>
          </w:tcPr>
          <w:p w14:paraId="18EF15FB" w14:textId="77777777" w:rsidR="00E62E63" w:rsidRPr="00226F2D" w:rsidRDefault="00E62E63"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272AF9FA" w14:textId="19E1F09A" w:rsidR="00E62E63" w:rsidRPr="00226F2D" w:rsidRDefault="00E62E63"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Every </w:t>
            </w:r>
            <w:r w:rsidRPr="00226F2D">
              <w:rPr>
                <w:rFonts w:ascii="Calibri" w:eastAsia="Times New Roman" w:hAnsi="Calibri"/>
                <w:spacing w:val="0"/>
                <w:sz w:val="18"/>
                <w:szCs w:val="18"/>
                <w:lang w:eastAsia="en-AU"/>
              </w:rPr>
              <w:t>6 hrs</w:t>
            </w:r>
          </w:p>
        </w:tc>
        <w:tc>
          <w:tcPr>
            <w:tcW w:w="0" w:type="dxa"/>
            <w:hideMark/>
          </w:tcPr>
          <w:p w14:paraId="3594F96E" w14:textId="77777777" w:rsidR="00E62E63" w:rsidRPr="00226F2D" w:rsidRDefault="00E62E63" w:rsidP="00226F2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vMerge w:val="restart"/>
            <w:vAlign w:val="center"/>
            <w:hideMark/>
          </w:tcPr>
          <w:p w14:paraId="2F31C269" w14:textId="38579A4E" w:rsidR="00E62E63" w:rsidRPr="00226F2D" w:rsidRDefault="00E62E63" w:rsidP="00E62E6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Every </w:t>
            </w:r>
            <w:r w:rsidRPr="00226F2D">
              <w:rPr>
                <w:rFonts w:ascii="Calibri" w:eastAsia="Times New Roman" w:hAnsi="Calibri"/>
                <w:spacing w:val="0"/>
                <w:sz w:val="18"/>
                <w:szCs w:val="18"/>
                <w:lang w:eastAsia="en-AU"/>
              </w:rPr>
              <w:t>24 hrs</w:t>
            </w:r>
          </w:p>
        </w:tc>
      </w:tr>
      <w:tr w:rsidR="00E62E63" w:rsidRPr="00226F2D" w14:paraId="4E650E32"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37CACD14" w14:textId="677C308F" w:rsidR="00E62E63" w:rsidRPr="00226F2D" w:rsidRDefault="00E62E63" w:rsidP="00226F2D">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Motion</w:t>
            </w:r>
          </w:p>
        </w:tc>
        <w:tc>
          <w:tcPr>
            <w:tcW w:w="0" w:type="dxa"/>
            <w:hideMark/>
          </w:tcPr>
          <w:p w14:paraId="7A2A42E4" w14:textId="77777777" w:rsidR="00E62E63" w:rsidRPr="00226F2D" w:rsidRDefault="00E62E63"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425521BC" w14:textId="120A5CD6" w:rsidR="00E62E63" w:rsidRPr="00226F2D" w:rsidRDefault="00E62E63"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 xml:space="preserve">Every </w:t>
            </w:r>
            <w:r w:rsidRPr="00226F2D">
              <w:rPr>
                <w:rFonts w:ascii="Calibri" w:eastAsia="Times New Roman" w:hAnsi="Calibri"/>
                <w:spacing w:val="0"/>
                <w:sz w:val="18"/>
                <w:szCs w:val="18"/>
                <w:lang w:eastAsia="en-AU"/>
              </w:rPr>
              <w:t>5 mins</w:t>
            </w:r>
          </w:p>
        </w:tc>
        <w:tc>
          <w:tcPr>
            <w:tcW w:w="0" w:type="dxa"/>
            <w:hideMark/>
          </w:tcPr>
          <w:p w14:paraId="1BE634D7" w14:textId="77777777" w:rsidR="00E62E63" w:rsidRPr="00226F2D" w:rsidRDefault="00E62E63"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vMerge/>
            <w:hideMark/>
          </w:tcPr>
          <w:p w14:paraId="6985D5B9" w14:textId="20F01766" w:rsidR="00E62E63" w:rsidRPr="00226F2D" w:rsidRDefault="00E62E63" w:rsidP="00226F2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p>
        </w:tc>
      </w:tr>
      <w:tr w:rsidR="00DB2BAD" w:rsidRPr="00226F2D" w14:paraId="6BC559A4"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5"/>
            <w:hideMark/>
          </w:tcPr>
          <w:p w14:paraId="009EEBB6" w14:textId="790550D9" w:rsidR="00DB2BAD" w:rsidRPr="00226F2D" w:rsidRDefault="00DB2BAD" w:rsidP="00226F2D">
            <w:pPr>
              <w:spacing w:after="0" w:line="240" w:lineRule="auto"/>
              <w:rPr>
                <w:rFonts w:ascii="Calibri" w:eastAsia="Times New Roman" w:hAnsi="Calibri"/>
                <w:b w:val="0"/>
                <w:bCs w:val="0"/>
                <w:spacing w:val="0"/>
                <w:sz w:val="18"/>
                <w:szCs w:val="18"/>
                <w:lang w:eastAsia="en-AU"/>
              </w:rPr>
            </w:pPr>
            <w:r w:rsidRPr="00226F2D">
              <w:rPr>
                <w:rFonts w:ascii="Calibri" w:eastAsia="Times New Roman" w:hAnsi="Calibri"/>
                <w:spacing w:val="0"/>
                <w:sz w:val="18"/>
                <w:szCs w:val="18"/>
                <w:lang w:eastAsia="en-AU"/>
              </w:rPr>
              <w:t>Alternative Probing / Scan Intervals</w:t>
            </w:r>
          </w:p>
        </w:tc>
      </w:tr>
      <w:tr w:rsidR="00BC1AE9" w:rsidRPr="00226F2D" w14:paraId="521D7848"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0D0CCF16"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Report to Platform</w:t>
            </w:r>
          </w:p>
        </w:tc>
        <w:tc>
          <w:tcPr>
            <w:tcW w:w="0" w:type="dxa"/>
            <w:hideMark/>
          </w:tcPr>
          <w:p w14:paraId="3F712A3A"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Every 1 mins</w:t>
            </w:r>
          </w:p>
        </w:tc>
        <w:tc>
          <w:tcPr>
            <w:tcW w:w="0" w:type="dxa"/>
            <w:hideMark/>
          </w:tcPr>
          <w:p w14:paraId="736DC57D"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p>
        </w:tc>
        <w:tc>
          <w:tcPr>
            <w:tcW w:w="0" w:type="dxa"/>
            <w:hideMark/>
          </w:tcPr>
          <w:p w14:paraId="50EE81B7" w14:textId="61DBF630"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Every 1 mins</w:t>
            </w:r>
          </w:p>
        </w:tc>
        <w:tc>
          <w:tcPr>
            <w:tcW w:w="0" w:type="dxa"/>
            <w:hideMark/>
          </w:tcPr>
          <w:p w14:paraId="68F31FF2"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p>
        </w:tc>
      </w:tr>
      <w:tr w:rsidR="00BC1AE9" w:rsidRPr="00226F2D" w14:paraId="01EEC619"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9C352D"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Duration</w:t>
            </w:r>
          </w:p>
        </w:tc>
        <w:tc>
          <w:tcPr>
            <w:tcW w:w="0" w:type="dxa"/>
            <w:hideMark/>
          </w:tcPr>
          <w:p w14:paraId="36B0E314"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&lt;=10 mins</w:t>
            </w:r>
          </w:p>
        </w:tc>
        <w:tc>
          <w:tcPr>
            <w:tcW w:w="0" w:type="dxa"/>
            <w:hideMark/>
          </w:tcPr>
          <w:p w14:paraId="3B04470A" w14:textId="13C768FF" w:rsidR="00BC1AE9" w:rsidRPr="00226F2D" w:rsidRDefault="00E62E63"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w:t>
            </w:r>
          </w:p>
        </w:tc>
        <w:tc>
          <w:tcPr>
            <w:tcW w:w="0" w:type="dxa"/>
            <w:hideMark/>
          </w:tcPr>
          <w:p w14:paraId="0738544E" w14:textId="4E807650"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&lt;=10 mins</w:t>
            </w:r>
          </w:p>
        </w:tc>
        <w:tc>
          <w:tcPr>
            <w:tcW w:w="0" w:type="dxa"/>
            <w:hideMark/>
          </w:tcPr>
          <w:p w14:paraId="1706FB98" w14:textId="644B6132" w:rsidR="00BC1AE9" w:rsidRPr="00226F2D" w:rsidRDefault="00E62E63"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w:t>
            </w:r>
          </w:p>
        </w:tc>
      </w:tr>
      <w:tr w:rsidR="00BC1AE9" w:rsidRPr="00226F2D" w14:paraId="053FB90A"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40325252"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Other Details / Specifics</w:t>
            </w:r>
          </w:p>
        </w:tc>
        <w:tc>
          <w:tcPr>
            <w:tcW w:w="0" w:type="dxa"/>
            <w:hideMark/>
          </w:tcPr>
          <w:p w14:paraId="658CF831" w14:textId="31B9600F"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When &gt;10 mins, disable reporting. If not provisioned during this time, press the button to recommence the reporting to platform</w:t>
            </w:r>
          </w:p>
        </w:tc>
        <w:tc>
          <w:tcPr>
            <w:tcW w:w="0" w:type="dxa"/>
            <w:hideMark/>
          </w:tcPr>
          <w:p w14:paraId="6C1A6FED" w14:textId="6413BD20" w:rsidR="00BC1AE9" w:rsidRPr="00226F2D" w:rsidRDefault="00E62E63"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w:t>
            </w:r>
          </w:p>
        </w:tc>
        <w:tc>
          <w:tcPr>
            <w:tcW w:w="0" w:type="dxa"/>
            <w:hideMark/>
          </w:tcPr>
          <w:p w14:paraId="62BFD0D7" w14:textId="3147C3F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When &gt;10 mins, disable reporting. If not provisioned during this time, press the button to recommence the reporting to platform</w:t>
            </w:r>
          </w:p>
        </w:tc>
        <w:tc>
          <w:tcPr>
            <w:tcW w:w="0" w:type="dxa"/>
            <w:hideMark/>
          </w:tcPr>
          <w:p w14:paraId="73BBC349" w14:textId="3ADC9C92" w:rsidR="00BC1AE9" w:rsidRPr="00226F2D" w:rsidRDefault="00E62E63"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w:t>
            </w:r>
          </w:p>
        </w:tc>
      </w:tr>
      <w:tr w:rsidR="00BC1AE9" w:rsidRPr="00226F2D" w14:paraId="61308453"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AA6F4C"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Location Service</w:t>
            </w:r>
          </w:p>
        </w:tc>
        <w:tc>
          <w:tcPr>
            <w:tcW w:w="0" w:type="dxa"/>
            <w:hideMark/>
          </w:tcPr>
          <w:p w14:paraId="3D7CBF6E"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75C8AC82"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3DB428EA"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43925E18"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r>
      <w:tr w:rsidR="00BC1AE9" w:rsidRPr="00226F2D" w14:paraId="55F870E6"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1D515A8B"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Buzzer</w:t>
            </w:r>
          </w:p>
        </w:tc>
        <w:tc>
          <w:tcPr>
            <w:tcW w:w="0" w:type="dxa"/>
            <w:hideMark/>
          </w:tcPr>
          <w:p w14:paraId="550B39AC"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2AB057A6"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2BB9A4A7"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0BEE7483"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r>
      <w:tr w:rsidR="00BC1AE9" w:rsidRPr="00226F2D" w14:paraId="63CE0A62"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000F2"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Button</w:t>
            </w:r>
          </w:p>
        </w:tc>
        <w:tc>
          <w:tcPr>
            <w:tcW w:w="0" w:type="dxa"/>
            <w:hideMark/>
          </w:tcPr>
          <w:p w14:paraId="7C011223"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 xml:space="preserve">Power On / </w:t>
            </w:r>
            <w:r w:rsidRPr="00226F2D">
              <w:rPr>
                <w:rFonts w:ascii="Calibri" w:eastAsia="Times New Roman" w:hAnsi="Calibri"/>
                <w:spacing w:val="0"/>
                <w:sz w:val="18"/>
                <w:szCs w:val="18"/>
                <w:lang w:eastAsia="en-AU"/>
              </w:rPr>
              <w:lastRenderedPageBreak/>
              <w:t>Trigger Burst Advertising</w:t>
            </w:r>
          </w:p>
        </w:tc>
        <w:tc>
          <w:tcPr>
            <w:tcW w:w="0" w:type="dxa"/>
            <w:hideMark/>
          </w:tcPr>
          <w:p w14:paraId="5021BAD4" w14:textId="07F8F138"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lastRenderedPageBreak/>
              <w:t xml:space="preserve">Power On </w:t>
            </w:r>
            <w:r w:rsidRPr="00226F2D">
              <w:rPr>
                <w:rFonts w:ascii="Calibri" w:eastAsia="Times New Roman" w:hAnsi="Calibri"/>
                <w:spacing w:val="0"/>
                <w:sz w:val="18"/>
                <w:szCs w:val="18"/>
                <w:lang w:eastAsia="en-AU"/>
              </w:rPr>
              <w:lastRenderedPageBreak/>
              <w:t xml:space="preserve">/ Trigger Burst Advertising / </w:t>
            </w:r>
            <w:r w:rsidRPr="00BC1AE9">
              <w:rPr>
                <w:rFonts w:ascii="Calibri" w:eastAsia="Times New Roman" w:hAnsi="Calibri"/>
                <w:spacing w:val="0"/>
                <w:sz w:val="18"/>
                <w:szCs w:val="18"/>
                <w:lang w:eastAsia="en-AU"/>
              </w:rPr>
              <w:t>Force Report of Telemetry to Platform</w:t>
            </w:r>
          </w:p>
        </w:tc>
        <w:tc>
          <w:tcPr>
            <w:tcW w:w="0" w:type="dxa"/>
            <w:hideMark/>
          </w:tcPr>
          <w:p w14:paraId="3452E8D0"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lastRenderedPageBreak/>
              <w:t xml:space="preserve">Power On / </w:t>
            </w:r>
            <w:r w:rsidRPr="00226F2D">
              <w:rPr>
                <w:rFonts w:ascii="Calibri" w:eastAsia="Times New Roman" w:hAnsi="Calibri"/>
                <w:spacing w:val="0"/>
                <w:sz w:val="18"/>
                <w:szCs w:val="18"/>
                <w:lang w:eastAsia="en-AU"/>
              </w:rPr>
              <w:lastRenderedPageBreak/>
              <w:t>Trigger Burst Advertising</w:t>
            </w:r>
          </w:p>
        </w:tc>
        <w:tc>
          <w:tcPr>
            <w:tcW w:w="0" w:type="dxa"/>
            <w:hideMark/>
          </w:tcPr>
          <w:p w14:paraId="6BBA43F5" w14:textId="1EEDEC00"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lastRenderedPageBreak/>
              <w:t xml:space="preserve">Power On </w:t>
            </w:r>
            <w:r w:rsidRPr="00226F2D">
              <w:rPr>
                <w:rFonts w:ascii="Calibri" w:eastAsia="Times New Roman" w:hAnsi="Calibri"/>
                <w:spacing w:val="0"/>
                <w:sz w:val="18"/>
                <w:szCs w:val="18"/>
                <w:lang w:eastAsia="en-AU"/>
              </w:rPr>
              <w:lastRenderedPageBreak/>
              <w:t xml:space="preserve">/ Trigger Burst Advertising / </w:t>
            </w:r>
            <w:r w:rsidRPr="00BC1AE9">
              <w:rPr>
                <w:rFonts w:ascii="Calibri" w:eastAsia="Times New Roman" w:hAnsi="Calibri"/>
                <w:spacing w:val="0"/>
                <w:sz w:val="18"/>
                <w:szCs w:val="18"/>
                <w:lang w:eastAsia="en-AU"/>
              </w:rPr>
              <w:t>Force Report of Telemetry to Platform</w:t>
            </w:r>
          </w:p>
        </w:tc>
      </w:tr>
      <w:tr w:rsidR="00BC1AE9" w:rsidRPr="00226F2D" w14:paraId="54283E9D"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72713F85"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lastRenderedPageBreak/>
              <w:t>LED</w:t>
            </w:r>
          </w:p>
        </w:tc>
        <w:tc>
          <w:tcPr>
            <w:tcW w:w="0" w:type="dxa"/>
            <w:hideMark/>
          </w:tcPr>
          <w:p w14:paraId="7D9EBD0F"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4DC7F072"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22C4677F"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c>
          <w:tcPr>
            <w:tcW w:w="0" w:type="dxa"/>
            <w:hideMark/>
          </w:tcPr>
          <w:p w14:paraId="63C33DD7"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Yes</w:t>
            </w:r>
          </w:p>
        </w:tc>
      </w:tr>
      <w:tr w:rsidR="00BC1AE9" w:rsidRPr="00226F2D" w14:paraId="36008495"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5"/>
            <w:hideMark/>
          </w:tcPr>
          <w:p w14:paraId="08A17B36" w14:textId="34E05610" w:rsidR="00BC1AE9" w:rsidRPr="00BC1AE9" w:rsidRDefault="00BC1AE9" w:rsidP="00BC1AE9">
            <w:pPr>
              <w:spacing w:after="0" w:line="240" w:lineRule="auto"/>
              <w:rPr>
                <w:rFonts w:ascii="Calibri" w:eastAsia="Times New Roman" w:hAnsi="Calibri"/>
                <w:b w:val="0"/>
                <w:bCs w:val="0"/>
                <w:spacing w:val="0"/>
                <w:sz w:val="18"/>
                <w:szCs w:val="18"/>
                <w:lang w:eastAsia="en-AU"/>
              </w:rPr>
            </w:pPr>
            <w:r w:rsidRPr="00226F2D">
              <w:rPr>
                <w:rFonts w:ascii="Calibri" w:eastAsia="Times New Roman" w:hAnsi="Calibri"/>
                <w:spacing w:val="0"/>
                <w:sz w:val="18"/>
                <w:szCs w:val="18"/>
                <w:lang w:eastAsia="en-AU"/>
              </w:rPr>
              <w:t>Device Charging</w:t>
            </w:r>
          </w:p>
        </w:tc>
      </w:tr>
      <w:tr w:rsidR="00BC1AE9" w:rsidRPr="00226F2D" w14:paraId="5E3A2A9C"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4CEB2A49"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Connect Charger</w:t>
            </w:r>
          </w:p>
        </w:tc>
        <w:tc>
          <w:tcPr>
            <w:tcW w:w="0" w:type="dxa"/>
            <w:hideMark/>
          </w:tcPr>
          <w:p w14:paraId="74C20A68" w14:textId="0FFF194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Play</w:t>
            </w:r>
            <w:r w:rsidR="00046922">
              <w:rPr>
                <w:rFonts w:ascii="Calibri" w:eastAsia="Times New Roman" w:hAnsi="Calibri"/>
                <w:spacing w:val="0"/>
                <w:sz w:val="18"/>
                <w:szCs w:val="18"/>
                <w:lang w:eastAsia="en-AU"/>
              </w:rPr>
              <w:t xml:space="preserve"> Tone via Buzzer Charges Device</w:t>
            </w:r>
          </w:p>
        </w:tc>
        <w:tc>
          <w:tcPr>
            <w:tcW w:w="0" w:type="dxa"/>
            <w:hideMark/>
          </w:tcPr>
          <w:p w14:paraId="53163A75" w14:textId="0A3BA8B2"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 xml:space="preserve">Play Tone via Buzzer Charges </w:t>
            </w:r>
            <w:r w:rsidR="00046922">
              <w:rPr>
                <w:rFonts w:ascii="Calibri" w:eastAsia="Times New Roman" w:hAnsi="Calibri"/>
                <w:spacing w:val="0"/>
                <w:sz w:val="18"/>
                <w:szCs w:val="18"/>
                <w:lang w:eastAsia="en-AU"/>
              </w:rPr>
              <w:t>Device</w:t>
            </w:r>
          </w:p>
        </w:tc>
        <w:tc>
          <w:tcPr>
            <w:tcW w:w="0" w:type="dxa"/>
            <w:hideMark/>
          </w:tcPr>
          <w:p w14:paraId="61B33420"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32E38A37"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BC1AE9" w:rsidRPr="00226F2D" w14:paraId="1F6248FC"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17936"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Charge Complete</w:t>
            </w:r>
          </w:p>
        </w:tc>
        <w:tc>
          <w:tcPr>
            <w:tcW w:w="0" w:type="dxa"/>
            <w:hideMark/>
          </w:tcPr>
          <w:p w14:paraId="1A1404F4"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Play Tone via Buzzer</w:t>
            </w:r>
          </w:p>
        </w:tc>
        <w:tc>
          <w:tcPr>
            <w:tcW w:w="0" w:type="dxa"/>
            <w:hideMark/>
          </w:tcPr>
          <w:p w14:paraId="0D0ED3B2" w14:textId="35359E8C"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Play Tone via Buzzer</w:t>
            </w:r>
          </w:p>
        </w:tc>
        <w:tc>
          <w:tcPr>
            <w:tcW w:w="0" w:type="dxa"/>
            <w:hideMark/>
          </w:tcPr>
          <w:p w14:paraId="6DEB7A31"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7DBB8ECD"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BC1AE9" w:rsidRPr="00226F2D" w14:paraId="01356E9A"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18969E6D"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Disconnect Charger</w:t>
            </w:r>
          </w:p>
        </w:tc>
        <w:tc>
          <w:tcPr>
            <w:tcW w:w="0" w:type="dxa"/>
            <w:hideMark/>
          </w:tcPr>
          <w:p w14:paraId="65487BE2"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28C58776" w14:textId="2751390C"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BC1AE9">
              <w:rPr>
                <w:rFonts w:ascii="Calibri" w:eastAsia="Times New Roman" w:hAnsi="Calibri"/>
                <w:spacing w:val="0"/>
                <w:sz w:val="18"/>
                <w:szCs w:val="18"/>
                <w:lang w:eastAsia="en-AU"/>
              </w:rPr>
              <w:t>Send Telemetry to Platform (to update battery levels)</w:t>
            </w:r>
          </w:p>
        </w:tc>
        <w:tc>
          <w:tcPr>
            <w:tcW w:w="0" w:type="dxa"/>
            <w:hideMark/>
          </w:tcPr>
          <w:p w14:paraId="0C00D1A6"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16777E50"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BC1AE9" w:rsidRPr="00226F2D" w14:paraId="40CC4912"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E0AB83"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Error State Buzzer</w:t>
            </w:r>
          </w:p>
        </w:tc>
        <w:tc>
          <w:tcPr>
            <w:tcW w:w="0" w:type="dxa"/>
            <w:hideMark/>
          </w:tcPr>
          <w:p w14:paraId="3B20A8D1"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6EF9326A" w14:textId="4B1722AA"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Plays Error Tone via Buzzer if there is an Error with: LTE, Certificate, Platf</w:t>
            </w:r>
            <w:r w:rsidR="00046922">
              <w:rPr>
                <w:rFonts w:ascii="Calibri" w:eastAsia="Times New Roman" w:hAnsi="Calibri"/>
                <w:spacing w:val="0"/>
                <w:sz w:val="18"/>
                <w:szCs w:val="18"/>
                <w:lang w:eastAsia="en-AU"/>
              </w:rPr>
              <w:t>orm</w:t>
            </w:r>
          </w:p>
        </w:tc>
        <w:tc>
          <w:tcPr>
            <w:tcW w:w="0" w:type="dxa"/>
            <w:hideMark/>
          </w:tcPr>
          <w:p w14:paraId="24FE73BC"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50AABAC7"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r>
      <w:tr w:rsidR="00BC1AE9" w:rsidRPr="00226F2D" w14:paraId="0A6F45E1" w14:textId="77777777" w:rsidTr="00823807">
        <w:tc>
          <w:tcPr>
            <w:cnfStyle w:val="001000000000" w:firstRow="0" w:lastRow="0" w:firstColumn="1" w:lastColumn="0" w:oddVBand="0" w:evenVBand="0" w:oddHBand="0" w:evenHBand="0" w:firstRowFirstColumn="0" w:firstRowLastColumn="0" w:lastRowFirstColumn="0" w:lastRowLastColumn="0"/>
            <w:tcW w:w="0" w:type="dxa"/>
            <w:gridSpan w:val="5"/>
            <w:hideMark/>
          </w:tcPr>
          <w:p w14:paraId="070CA053" w14:textId="47B9D3D7" w:rsidR="00BC1AE9" w:rsidRPr="00226F2D" w:rsidRDefault="00BC1AE9" w:rsidP="00BC1AE9">
            <w:pPr>
              <w:spacing w:after="0" w:line="240" w:lineRule="auto"/>
              <w:rPr>
                <w:rFonts w:ascii="Calibri" w:eastAsia="Times New Roman" w:hAnsi="Calibri"/>
                <w:b w:val="0"/>
                <w:bCs w:val="0"/>
                <w:spacing w:val="0"/>
                <w:sz w:val="18"/>
                <w:szCs w:val="18"/>
                <w:lang w:eastAsia="en-AU"/>
              </w:rPr>
            </w:pPr>
            <w:r w:rsidRPr="00226F2D">
              <w:rPr>
                <w:rFonts w:ascii="Calibri" w:eastAsia="Times New Roman" w:hAnsi="Calibri"/>
                <w:spacing w:val="0"/>
                <w:sz w:val="18"/>
                <w:szCs w:val="18"/>
                <w:lang w:eastAsia="en-AU"/>
              </w:rPr>
              <w:t>Sensors Used</w:t>
            </w:r>
          </w:p>
        </w:tc>
      </w:tr>
      <w:tr w:rsidR="00BC1AE9" w:rsidRPr="00226F2D" w14:paraId="7045AC4E"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D88547"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3-Axis Accelerometer</w:t>
            </w:r>
          </w:p>
        </w:tc>
        <w:tc>
          <w:tcPr>
            <w:tcW w:w="0" w:type="dxa"/>
            <w:hideMark/>
          </w:tcPr>
          <w:p w14:paraId="327DEC01"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c>
          <w:tcPr>
            <w:tcW w:w="0" w:type="dxa"/>
            <w:hideMark/>
          </w:tcPr>
          <w:p w14:paraId="23D3BBD4"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Enabled</w:t>
            </w:r>
          </w:p>
        </w:tc>
        <w:tc>
          <w:tcPr>
            <w:tcW w:w="0" w:type="dxa"/>
            <w:hideMark/>
          </w:tcPr>
          <w:p w14:paraId="1071A440"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c>
          <w:tcPr>
            <w:tcW w:w="0" w:type="dxa"/>
            <w:hideMark/>
          </w:tcPr>
          <w:p w14:paraId="72B6F799"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Disabled</w:t>
            </w:r>
          </w:p>
        </w:tc>
      </w:tr>
      <w:tr w:rsidR="00046922" w:rsidRPr="00226F2D" w14:paraId="2F6183A9" w14:textId="77777777" w:rsidTr="00823807">
        <w:tc>
          <w:tcPr>
            <w:cnfStyle w:val="001000000000" w:firstRow="0" w:lastRow="0" w:firstColumn="1" w:lastColumn="0" w:oddVBand="0" w:evenVBand="0" w:oddHBand="0" w:evenHBand="0" w:firstRowFirstColumn="0" w:firstRowLastColumn="0" w:lastRowFirstColumn="0" w:lastRowLastColumn="0"/>
            <w:tcW w:w="0" w:type="dxa"/>
            <w:gridSpan w:val="5"/>
            <w:hideMark/>
          </w:tcPr>
          <w:p w14:paraId="2957FBBE" w14:textId="75275A9D" w:rsidR="00046922" w:rsidRPr="00226F2D" w:rsidRDefault="00046922"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Functionality</w:t>
            </w:r>
          </w:p>
        </w:tc>
      </w:tr>
      <w:tr w:rsidR="00BC1AE9" w:rsidRPr="00226F2D" w14:paraId="30FB3DB1" w14:textId="77777777" w:rsidTr="008238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4C9DA"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Tag buzzer </w:t>
            </w:r>
          </w:p>
        </w:tc>
        <w:tc>
          <w:tcPr>
            <w:tcW w:w="0" w:type="dxa"/>
            <w:hideMark/>
          </w:tcPr>
          <w:p w14:paraId="11C099C6" w14:textId="75986B38"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w:t>
            </w:r>
          </w:p>
        </w:tc>
        <w:tc>
          <w:tcPr>
            <w:tcW w:w="0" w:type="dxa"/>
            <w:hideMark/>
          </w:tcPr>
          <w:p w14:paraId="24D7F1C9"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Device tone triggered by mobile app</w:t>
            </w:r>
          </w:p>
        </w:tc>
        <w:tc>
          <w:tcPr>
            <w:tcW w:w="0" w:type="dxa"/>
            <w:hideMark/>
          </w:tcPr>
          <w:p w14:paraId="00CBC05C"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w:t>
            </w:r>
          </w:p>
        </w:tc>
        <w:tc>
          <w:tcPr>
            <w:tcW w:w="0" w:type="dxa"/>
            <w:hideMark/>
          </w:tcPr>
          <w:p w14:paraId="239F4A89" w14:textId="77777777" w:rsidR="00BC1AE9" w:rsidRPr="00226F2D" w:rsidRDefault="00BC1AE9" w:rsidP="00BC1AE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Device tone triggered by mobile app</w:t>
            </w:r>
          </w:p>
        </w:tc>
      </w:tr>
      <w:tr w:rsidR="00BC1AE9" w:rsidRPr="00226F2D" w14:paraId="172AE03E" w14:textId="77777777" w:rsidTr="00823807">
        <w:tc>
          <w:tcPr>
            <w:cnfStyle w:val="001000000000" w:firstRow="0" w:lastRow="0" w:firstColumn="1" w:lastColumn="0" w:oddVBand="0" w:evenVBand="0" w:oddHBand="0" w:evenHBand="0" w:firstRowFirstColumn="0" w:firstRowLastColumn="0" w:lastRowFirstColumn="0" w:lastRowLastColumn="0"/>
            <w:tcW w:w="0" w:type="auto"/>
            <w:hideMark/>
          </w:tcPr>
          <w:p w14:paraId="317A7F10" w14:textId="77777777" w:rsidR="00BC1AE9" w:rsidRPr="00226F2D" w:rsidRDefault="00BC1AE9" w:rsidP="00BC1AE9">
            <w:pPr>
              <w:spacing w:after="0" w:line="240" w:lineRule="auto"/>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OTA Update</w:t>
            </w:r>
          </w:p>
        </w:tc>
        <w:tc>
          <w:tcPr>
            <w:tcW w:w="0" w:type="dxa"/>
            <w:hideMark/>
          </w:tcPr>
          <w:p w14:paraId="43695D25"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via CAT-M1 using MQTT</w:t>
            </w:r>
          </w:p>
        </w:tc>
        <w:tc>
          <w:tcPr>
            <w:tcW w:w="0" w:type="dxa"/>
            <w:hideMark/>
          </w:tcPr>
          <w:p w14:paraId="3C272BD9"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via CAT-M1 using MQTT</w:t>
            </w:r>
          </w:p>
        </w:tc>
        <w:tc>
          <w:tcPr>
            <w:tcW w:w="0" w:type="dxa"/>
            <w:hideMark/>
          </w:tcPr>
          <w:p w14:paraId="6D8C09E4" w14:textId="77777777" w:rsidR="00BC1AE9" w:rsidRPr="00226F2D" w:rsidRDefault="00BC1AE9"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226F2D">
              <w:rPr>
                <w:rFonts w:ascii="Calibri" w:eastAsia="Times New Roman" w:hAnsi="Calibri"/>
                <w:spacing w:val="0"/>
                <w:sz w:val="18"/>
                <w:szCs w:val="18"/>
                <w:lang w:eastAsia="en-AU"/>
              </w:rPr>
              <w:t>via CAT-M1 using MQTT</w:t>
            </w:r>
          </w:p>
        </w:tc>
        <w:tc>
          <w:tcPr>
            <w:tcW w:w="0" w:type="dxa"/>
            <w:hideMark/>
          </w:tcPr>
          <w:p w14:paraId="3064695D" w14:textId="2E572C83" w:rsidR="00BC1AE9" w:rsidRPr="00226F2D" w:rsidRDefault="00046922" w:rsidP="00BC1AE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via</w:t>
            </w:r>
            <w:r w:rsidR="00BC1AE9" w:rsidRPr="00226F2D">
              <w:rPr>
                <w:rFonts w:ascii="Calibri" w:eastAsia="Times New Roman" w:hAnsi="Calibri"/>
                <w:spacing w:val="0"/>
                <w:sz w:val="18"/>
                <w:szCs w:val="18"/>
                <w:lang w:eastAsia="en-AU"/>
              </w:rPr>
              <w:t xml:space="preserve"> CAT-M1 using MQTT</w:t>
            </w:r>
          </w:p>
        </w:tc>
      </w:tr>
    </w:tbl>
    <w:p w14:paraId="1F63C345" w14:textId="427C7DA9" w:rsidR="00EC3C16" w:rsidRDefault="00EC3C16" w:rsidP="00001A36">
      <w:pPr>
        <w:pStyle w:val="2"/>
      </w:pPr>
      <w:bookmarkStart w:id="106" w:name="_Toc5263206"/>
      <w:r>
        <w:t>Device Control parameters</w:t>
      </w:r>
      <w:r w:rsidR="00DD338B">
        <w:t xml:space="preserve"> set by MQTT</w:t>
      </w:r>
      <w:bookmarkEnd w:id="106"/>
    </w:p>
    <w:p w14:paraId="2BAB509A" w14:textId="7EDE581A" w:rsidR="00EC3C16" w:rsidRPr="00EC3C16" w:rsidRDefault="00EC3C16" w:rsidP="00EC3C16">
      <w:pPr>
        <w:pStyle w:val="Bodytextblue"/>
        <w:rPr>
          <w:rFonts w:ascii="Calibri" w:hAnsi="Calibri"/>
          <w:color w:val="auto"/>
        </w:rPr>
      </w:pPr>
      <w:r w:rsidRPr="00EC3C16">
        <w:rPr>
          <w:rFonts w:ascii="Calibri" w:hAnsi="Calibri"/>
          <w:color w:val="auto"/>
        </w:rPr>
        <w:t xml:space="preserve">Following is the list of </w:t>
      </w:r>
      <w:r>
        <w:rPr>
          <w:rFonts w:ascii="Calibri" w:hAnsi="Calibri"/>
          <w:color w:val="auto"/>
        </w:rPr>
        <w:t>profile parameters and ways allowed to set them.</w:t>
      </w:r>
    </w:p>
    <w:tbl>
      <w:tblPr>
        <w:tblStyle w:val="GridTable5DarkAccent2"/>
        <w:tblW w:w="9493" w:type="dxa"/>
        <w:tblLook w:val="04A0" w:firstRow="1" w:lastRow="0" w:firstColumn="1" w:lastColumn="0" w:noHBand="0" w:noVBand="1"/>
      </w:tblPr>
      <w:tblGrid>
        <w:gridCol w:w="3293"/>
        <w:gridCol w:w="3932"/>
        <w:gridCol w:w="2268"/>
      </w:tblGrid>
      <w:tr w:rsidR="003544E3" w:rsidRPr="006F6281" w14:paraId="20E87B37" w14:textId="0F18D28F" w:rsidTr="00823807">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dxa"/>
          </w:tcPr>
          <w:p w14:paraId="3FE3BA99" w14:textId="77777777" w:rsidR="003544E3" w:rsidRPr="006F6281" w:rsidRDefault="003544E3" w:rsidP="00A85219">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Feature</w:t>
            </w:r>
          </w:p>
        </w:tc>
        <w:tc>
          <w:tcPr>
            <w:tcW w:w="3932" w:type="dxa"/>
          </w:tcPr>
          <w:p w14:paraId="1E7A4F75" w14:textId="327FF594" w:rsidR="003544E3" w:rsidRPr="0060390C" w:rsidRDefault="003544E3" w:rsidP="003D5EF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i/>
                <w:spacing w:val="0"/>
                <w:sz w:val="18"/>
                <w:szCs w:val="18"/>
                <w:lang w:eastAsia="en-AU"/>
              </w:rPr>
            </w:pPr>
            <w:r>
              <w:rPr>
                <w:rFonts w:ascii="Calibri" w:eastAsia="Times New Roman" w:hAnsi="Calibri"/>
                <w:i/>
                <w:spacing w:val="0"/>
                <w:sz w:val="18"/>
                <w:szCs w:val="18"/>
                <w:lang w:eastAsia="en-AU"/>
              </w:rPr>
              <w:t>Example and field details</w:t>
            </w:r>
          </w:p>
        </w:tc>
        <w:tc>
          <w:tcPr>
            <w:tcW w:w="2268" w:type="dxa"/>
          </w:tcPr>
          <w:p w14:paraId="46527A1C" w14:textId="61035564" w:rsidR="003544E3" w:rsidRDefault="003544E3" w:rsidP="003D5EF1">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i/>
                <w:spacing w:val="0"/>
                <w:sz w:val="18"/>
                <w:szCs w:val="18"/>
                <w:lang w:eastAsia="en-AU"/>
              </w:rPr>
            </w:pPr>
            <w:r>
              <w:rPr>
                <w:rFonts w:ascii="Calibri" w:eastAsia="Times New Roman" w:hAnsi="Calibri"/>
                <w:i/>
                <w:spacing w:val="0"/>
                <w:sz w:val="18"/>
                <w:szCs w:val="18"/>
                <w:lang w:eastAsia="en-AU"/>
              </w:rPr>
              <w:t>Value</w:t>
            </w:r>
          </w:p>
        </w:tc>
      </w:tr>
      <w:tr w:rsidR="003544E3" w:rsidRPr="006F6281" w14:paraId="733D429A" w14:textId="46FAE479"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93" w:type="dxa"/>
            <w:gridSpan w:val="3"/>
          </w:tcPr>
          <w:p w14:paraId="221BC203" w14:textId="4637E41B" w:rsidR="003544E3" w:rsidRPr="004F0C3C" w:rsidRDefault="003544E3" w:rsidP="00EC3C16">
            <w:pPr>
              <w:spacing w:after="0" w:line="240" w:lineRule="auto"/>
              <w:jc w:val="both"/>
              <w:rPr>
                <w:rFonts w:ascii="Calibri" w:eastAsia="Times New Roman" w:hAnsi="Calibri"/>
                <w:spacing w:val="0"/>
                <w:sz w:val="18"/>
                <w:szCs w:val="18"/>
                <w:lang w:eastAsia="en-AU"/>
              </w:rPr>
            </w:pPr>
            <w:r w:rsidRPr="004F0C3C">
              <w:rPr>
                <w:rFonts w:ascii="Calibri" w:eastAsia="Times New Roman" w:hAnsi="Calibri"/>
                <w:spacing w:val="0"/>
                <w:sz w:val="18"/>
                <w:szCs w:val="18"/>
                <w:lang w:eastAsia="en-AU"/>
              </w:rPr>
              <w:t>Telemetry Data</w:t>
            </w:r>
          </w:p>
        </w:tc>
      </w:tr>
      <w:tr w:rsidR="003544E3" w:rsidRPr="006F6281" w14:paraId="56B8BE3C" w14:textId="315A0547"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tcPr>
          <w:p w14:paraId="11CBAFBF" w14:textId="73553CD9"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CacheRecordCount</w:t>
            </w:r>
            <w:proofErr w:type="spellEnd"/>
          </w:p>
        </w:tc>
        <w:tc>
          <w:tcPr>
            <w:tcW w:w="3932" w:type="dxa"/>
          </w:tcPr>
          <w:p w14:paraId="04934B70" w14:textId="0565F53F" w:rsidR="003544E3" w:rsidRPr="006F6281" w:rsidRDefault="003544E3" w:rsidP="003D5EF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N</w:t>
            </w:r>
            <w:r w:rsidRPr="003D5EF1">
              <w:rPr>
                <w:rFonts w:ascii="Calibri" w:eastAsia="Times New Roman" w:hAnsi="Calibri"/>
                <w:color w:val="000000"/>
                <w:spacing w:val="0"/>
                <w:sz w:val="18"/>
                <w:szCs w:val="18"/>
                <w:lang w:eastAsia="en-AU"/>
              </w:rPr>
              <w:t>o. of records to cache on the device in case there is no LTE connection available for upload at the time.</w:t>
            </w:r>
          </w:p>
        </w:tc>
        <w:tc>
          <w:tcPr>
            <w:tcW w:w="2268" w:type="dxa"/>
          </w:tcPr>
          <w:p w14:paraId="65893C59" w14:textId="43BEA639" w:rsidR="003544E3" w:rsidRDefault="00B64470" w:rsidP="003D5EF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10</w:t>
            </w:r>
          </w:p>
        </w:tc>
      </w:tr>
      <w:tr w:rsidR="003544E3" w:rsidRPr="006F6281" w14:paraId="22BF16DE" w14:textId="5A13E34A"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0866E32F" w14:textId="02AC2338" w:rsidR="003544E3" w:rsidRPr="0093331F" w:rsidRDefault="003544E3" w:rsidP="004B423C">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RadioPriority</w:t>
            </w:r>
            <w:proofErr w:type="spellEnd"/>
          </w:p>
        </w:tc>
        <w:tc>
          <w:tcPr>
            <w:tcW w:w="3932" w:type="dxa"/>
            <w:hideMark/>
          </w:tcPr>
          <w:p w14:paraId="6E263E50" w14:textId="0A06AF6D" w:rsidR="003544E3" w:rsidRPr="006F6281" w:rsidRDefault="003544E3" w:rsidP="00A8521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3D5EF1">
              <w:rPr>
                <w:rFonts w:ascii="Calibri" w:eastAsia="Times New Roman" w:hAnsi="Calibri"/>
                <w:color w:val="000000"/>
                <w:spacing w:val="0"/>
                <w:sz w:val="18"/>
                <w:szCs w:val="18"/>
                <w:lang w:eastAsia="en-AU"/>
              </w:rPr>
              <w:t>WiFi</w:t>
            </w:r>
            <w:proofErr w:type="spellEnd"/>
            <w:r w:rsidRPr="003D5EF1">
              <w:rPr>
                <w:rFonts w:ascii="Calibri" w:eastAsia="Times New Roman" w:hAnsi="Calibri"/>
                <w:color w:val="000000"/>
                <w:spacing w:val="0"/>
                <w:sz w:val="18"/>
                <w:szCs w:val="18"/>
                <w:lang w:eastAsia="en-AU"/>
              </w:rPr>
              <w:t>/LTE</w:t>
            </w:r>
          </w:p>
        </w:tc>
        <w:tc>
          <w:tcPr>
            <w:tcW w:w="2268" w:type="dxa"/>
          </w:tcPr>
          <w:p w14:paraId="480368EC" w14:textId="3587F82D" w:rsidR="003544E3" w:rsidRPr="003D5EF1" w:rsidRDefault="00B64470" w:rsidP="00A8521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LTE</w:t>
            </w:r>
          </w:p>
        </w:tc>
      </w:tr>
      <w:tr w:rsidR="009B7A28" w:rsidRPr="006F6281" w14:paraId="00D772FF" w14:textId="77777777"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tcPr>
          <w:p w14:paraId="0DFDED2D" w14:textId="41F897C2" w:rsidR="009B7A28" w:rsidRPr="0093331F" w:rsidRDefault="009B7A28" w:rsidP="004B423C">
            <w:pPr>
              <w:spacing w:after="0" w:line="240" w:lineRule="auto"/>
              <w:rPr>
                <w:rFonts w:ascii="Calibri" w:eastAsia="Times New Roman" w:hAnsi="Calibri"/>
                <w:iCs/>
                <w:spacing w:val="0"/>
                <w:sz w:val="18"/>
                <w:szCs w:val="18"/>
                <w:lang w:eastAsia="en-AU"/>
              </w:rPr>
            </w:pPr>
            <w:proofErr w:type="spellStart"/>
            <w:r>
              <w:rPr>
                <w:rFonts w:ascii="Calibri" w:eastAsia="Times New Roman" w:hAnsi="Calibri"/>
                <w:iCs/>
                <w:spacing w:val="0"/>
                <w:sz w:val="18"/>
                <w:szCs w:val="18"/>
                <w:lang w:eastAsia="en-AU"/>
              </w:rPr>
              <w:t>FactoryResetToDefaults</w:t>
            </w:r>
            <w:proofErr w:type="spellEnd"/>
          </w:p>
        </w:tc>
        <w:tc>
          <w:tcPr>
            <w:tcW w:w="3932" w:type="dxa"/>
          </w:tcPr>
          <w:p w14:paraId="6180819B" w14:textId="0F2CEEBA" w:rsidR="009B7A28" w:rsidRPr="003D5EF1" w:rsidRDefault="009B7A28"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Enable device to be factory reset to remove all customer data and configurations, reverting to original OOB profile</w:t>
            </w:r>
          </w:p>
        </w:tc>
        <w:tc>
          <w:tcPr>
            <w:tcW w:w="2268" w:type="dxa"/>
          </w:tcPr>
          <w:p w14:paraId="19F9023C" w14:textId="514DEE54" w:rsidR="009B7A28" w:rsidRDefault="009B7A28"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0</w:t>
            </w:r>
          </w:p>
        </w:tc>
      </w:tr>
      <w:tr w:rsidR="009B7A28" w:rsidRPr="006F6281" w14:paraId="6825DEAF" w14:textId="77777777"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tcPr>
          <w:p w14:paraId="448A8011" w14:textId="51D7726F" w:rsidR="009B7A28" w:rsidRPr="0093331F" w:rsidRDefault="009B7A28" w:rsidP="004B423C">
            <w:pPr>
              <w:spacing w:after="0" w:line="240" w:lineRule="auto"/>
              <w:rPr>
                <w:rFonts w:ascii="Calibri" w:eastAsia="Times New Roman" w:hAnsi="Calibri"/>
                <w:iCs/>
                <w:spacing w:val="0"/>
                <w:sz w:val="18"/>
                <w:szCs w:val="18"/>
                <w:lang w:eastAsia="en-AU"/>
              </w:rPr>
            </w:pPr>
            <w:proofErr w:type="spellStart"/>
            <w:r>
              <w:rPr>
                <w:rFonts w:ascii="Calibri" w:eastAsia="Times New Roman" w:hAnsi="Calibri"/>
                <w:iCs/>
                <w:spacing w:val="0"/>
                <w:sz w:val="18"/>
                <w:szCs w:val="18"/>
                <w:lang w:eastAsia="en-AU"/>
              </w:rPr>
              <w:t>ReturnToShippingMode</w:t>
            </w:r>
            <w:proofErr w:type="spellEnd"/>
          </w:p>
        </w:tc>
        <w:tc>
          <w:tcPr>
            <w:tcW w:w="3932" w:type="dxa"/>
          </w:tcPr>
          <w:p w14:paraId="105FE173" w14:textId="2DDC9747" w:rsidR="009B7A28" w:rsidRPr="003D5EF1" w:rsidRDefault="009B7A28" w:rsidP="00A8521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Enable device to return to shipping mode, in which all the radios are disabled. (Aeroplane Mode)</w:t>
            </w:r>
          </w:p>
        </w:tc>
        <w:tc>
          <w:tcPr>
            <w:tcW w:w="2268" w:type="dxa"/>
          </w:tcPr>
          <w:p w14:paraId="4958A103" w14:textId="35BCFCD6" w:rsidR="009B7A28" w:rsidRDefault="009B7A28" w:rsidP="00A8521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0</w:t>
            </w:r>
          </w:p>
        </w:tc>
      </w:tr>
      <w:tr w:rsidR="003544E3" w:rsidRPr="006F6281" w14:paraId="5F3B84C6" w14:textId="7DB49559" w:rsidTr="00823807">
        <w:trPr>
          <w:trHeight w:val="181"/>
        </w:trPr>
        <w:tc>
          <w:tcPr>
            <w:cnfStyle w:val="001000000000" w:firstRow="0" w:lastRow="0" w:firstColumn="1" w:lastColumn="0" w:oddVBand="0" w:evenVBand="0" w:oddHBand="0" w:evenHBand="0" w:firstRowFirstColumn="0" w:firstRowLastColumn="0" w:lastRowFirstColumn="0" w:lastRowLastColumn="0"/>
            <w:tcW w:w="9493" w:type="dxa"/>
            <w:gridSpan w:val="3"/>
          </w:tcPr>
          <w:p w14:paraId="13D2748A" w14:textId="7E567023" w:rsidR="003544E3" w:rsidRPr="003D5EF1" w:rsidRDefault="003544E3" w:rsidP="00A85219">
            <w:pPr>
              <w:spacing w:after="0" w:line="240" w:lineRule="auto"/>
              <w:jc w:val="both"/>
              <w:rPr>
                <w:rFonts w:ascii="Calibri" w:eastAsia="Times New Roman" w:hAnsi="Calibri"/>
                <w:spacing w:val="0"/>
                <w:sz w:val="18"/>
                <w:szCs w:val="18"/>
                <w:lang w:eastAsia="en-AU"/>
              </w:rPr>
            </w:pPr>
            <w:r w:rsidRPr="003D5EF1">
              <w:rPr>
                <w:rFonts w:ascii="Calibri" w:eastAsia="Times New Roman" w:hAnsi="Calibri"/>
                <w:spacing w:val="0"/>
                <w:sz w:val="18"/>
                <w:szCs w:val="18"/>
                <w:lang w:eastAsia="en-AU"/>
              </w:rPr>
              <w:t>LED</w:t>
            </w:r>
          </w:p>
        </w:tc>
      </w:tr>
      <w:tr w:rsidR="003544E3" w:rsidRPr="006F6281" w14:paraId="23CEF200" w14:textId="02F17B0F" w:rsidTr="00823807">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dxa"/>
            <w:hideMark/>
          </w:tcPr>
          <w:p w14:paraId="096184A3" w14:textId="0E135130"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lastRenderedPageBreak/>
              <w:t>LowBatteryBlinkCount</w:t>
            </w:r>
            <w:proofErr w:type="spellEnd"/>
          </w:p>
        </w:tc>
        <w:tc>
          <w:tcPr>
            <w:tcW w:w="3932" w:type="dxa"/>
            <w:hideMark/>
          </w:tcPr>
          <w:p w14:paraId="7D2A197C" w14:textId="0D3D6125" w:rsidR="003544E3" w:rsidRPr="006F6281" w:rsidRDefault="003544E3" w:rsidP="003D5EF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3D5EF1">
              <w:rPr>
                <w:rFonts w:ascii="Calibri" w:eastAsia="Times New Roman" w:hAnsi="Calibri"/>
                <w:color w:val="000000"/>
                <w:spacing w:val="0"/>
                <w:sz w:val="18"/>
                <w:szCs w:val="18"/>
                <w:lang w:eastAsia="en-AU"/>
              </w:rPr>
              <w:t xml:space="preserve">no. of times LED to blink to indicate low battery within the </w:t>
            </w:r>
            <w:proofErr w:type="spellStart"/>
            <w:r w:rsidRPr="003D5EF1">
              <w:rPr>
                <w:rFonts w:ascii="Calibri" w:eastAsia="Times New Roman" w:hAnsi="Calibri"/>
                <w:color w:val="000000"/>
                <w:spacing w:val="0"/>
                <w:sz w:val="18"/>
                <w:szCs w:val="18"/>
                <w:lang w:eastAsia="en-AU"/>
              </w:rPr>
              <w:t>LowBatteryBlinkTimer</w:t>
            </w:r>
            <w:proofErr w:type="spellEnd"/>
            <w:r w:rsidRPr="003D5EF1">
              <w:rPr>
                <w:rFonts w:ascii="Calibri" w:eastAsia="Times New Roman" w:hAnsi="Calibri"/>
                <w:color w:val="000000"/>
                <w:spacing w:val="0"/>
                <w:sz w:val="18"/>
                <w:szCs w:val="18"/>
                <w:lang w:eastAsia="en-AU"/>
              </w:rPr>
              <w:t xml:space="preserve"> duration</w:t>
            </w:r>
          </w:p>
        </w:tc>
        <w:tc>
          <w:tcPr>
            <w:tcW w:w="2268" w:type="dxa"/>
          </w:tcPr>
          <w:p w14:paraId="050AADFE" w14:textId="7FE2192C" w:rsidR="003544E3" w:rsidRPr="003D5EF1" w:rsidRDefault="002C59AD" w:rsidP="003D5EF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3</w:t>
            </w:r>
          </w:p>
        </w:tc>
      </w:tr>
      <w:tr w:rsidR="003544E3" w:rsidRPr="006F6281" w14:paraId="34259628" w14:textId="66AB1A2F" w:rsidTr="00823807">
        <w:trPr>
          <w:trHeight w:val="253"/>
        </w:trPr>
        <w:tc>
          <w:tcPr>
            <w:cnfStyle w:val="001000000000" w:firstRow="0" w:lastRow="0" w:firstColumn="1" w:lastColumn="0" w:oddVBand="0" w:evenVBand="0" w:oddHBand="0" w:evenHBand="0" w:firstRowFirstColumn="0" w:firstRowLastColumn="0" w:lastRowFirstColumn="0" w:lastRowLastColumn="0"/>
            <w:tcW w:w="0" w:type="dxa"/>
            <w:hideMark/>
          </w:tcPr>
          <w:p w14:paraId="5526B7C6" w14:textId="04547BE9"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LowBatteryBlinkRate</w:t>
            </w:r>
            <w:proofErr w:type="spellEnd"/>
          </w:p>
        </w:tc>
        <w:tc>
          <w:tcPr>
            <w:tcW w:w="3932" w:type="dxa"/>
            <w:hideMark/>
          </w:tcPr>
          <w:p w14:paraId="49651599" w14:textId="76048355" w:rsidR="003544E3" w:rsidRPr="006F6281" w:rsidRDefault="003544E3"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3D5EF1">
              <w:rPr>
                <w:rFonts w:ascii="Calibri" w:eastAsia="Times New Roman" w:hAnsi="Calibri"/>
                <w:color w:val="000000"/>
                <w:spacing w:val="0"/>
                <w:sz w:val="18"/>
                <w:szCs w:val="18"/>
                <w:lang w:eastAsia="en-AU"/>
              </w:rPr>
              <w:t>no. of seconds between successive blinks in the blink count</w:t>
            </w:r>
          </w:p>
        </w:tc>
        <w:tc>
          <w:tcPr>
            <w:tcW w:w="2268" w:type="dxa"/>
          </w:tcPr>
          <w:p w14:paraId="4D187DE0" w14:textId="72E985C5" w:rsidR="003544E3" w:rsidRPr="003D5EF1" w:rsidRDefault="002C59AD"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30 secs</w:t>
            </w:r>
          </w:p>
        </w:tc>
      </w:tr>
      <w:tr w:rsidR="003544E3" w:rsidRPr="006F6281" w14:paraId="7231D66C" w14:textId="296EA79C" w:rsidTr="0082380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0" w:type="dxa"/>
          </w:tcPr>
          <w:p w14:paraId="20FE3FD2" w14:textId="00BA1E44"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LowBatteryBlinkTimer</w:t>
            </w:r>
            <w:proofErr w:type="spellEnd"/>
          </w:p>
        </w:tc>
        <w:tc>
          <w:tcPr>
            <w:tcW w:w="3932" w:type="dxa"/>
          </w:tcPr>
          <w:p w14:paraId="54E3131C" w14:textId="4A0BD714" w:rsidR="003544E3" w:rsidRPr="006F6281" w:rsidRDefault="003544E3" w:rsidP="004B423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3D5EF1">
              <w:rPr>
                <w:rFonts w:ascii="Calibri" w:eastAsia="Times New Roman" w:hAnsi="Calibri"/>
                <w:color w:val="000000"/>
                <w:spacing w:val="0"/>
                <w:sz w:val="18"/>
                <w:szCs w:val="18"/>
                <w:lang w:eastAsia="en-AU"/>
              </w:rPr>
              <w:t xml:space="preserve">no. of seconds indicating the frequency at which the next set of </w:t>
            </w:r>
            <w:proofErr w:type="spellStart"/>
            <w:r w:rsidRPr="003D5EF1">
              <w:rPr>
                <w:rFonts w:ascii="Calibri" w:eastAsia="Times New Roman" w:hAnsi="Calibri"/>
                <w:color w:val="000000"/>
                <w:spacing w:val="0"/>
                <w:sz w:val="18"/>
                <w:szCs w:val="18"/>
                <w:lang w:eastAsia="en-AU"/>
              </w:rPr>
              <w:t>LowBattery</w:t>
            </w:r>
            <w:proofErr w:type="spellEnd"/>
            <w:r w:rsidRPr="003D5EF1">
              <w:rPr>
                <w:rFonts w:ascii="Calibri" w:eastAsia="Times New Roman" w:hAnsi="Calibri"/>
                <w:color w:val="000000"/>
                <w:spacing w:val="0"/>
                <w:sz w:val="18"/>
                <w:szCs w:val="18"/>
                <w:lang w:eastAsia="en-AU"/>
              </w:rPr>
              <w:t xml:space="preserve"> Blinks occur.</w:t>
            </w:r>
          </w:p>
        </w:tc>
        <w:tc>
          <w:tcPr>
            <w:tcW w:w="2268" w:type="dxa"/>
          </w:tcPr>
          <w:p w14:paraId="1520E19E" w14:textId="0DBF7719" w:rsidR="003544E3" w:rsidRPr="003D5EF1" w:rsidRDefault="002C59AD" w:rsidP="004B423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60 secs</w:t>
            </w:r>
          </w:p>
        </w:tc>
      </w:tr>
      <w:tr w:rsidR="003544E3" w:rsidRPr="006F6281" w14:paraId="0D15F600" w14:textId="1698C49E" w:rsidTr="00823807">
        <w:trPr>
          <w:trHeight w:val="258"/>
        </w:trPr>
        <w:tc>
          <w:tcPr>
            <w:cnfStyle w:val="001000000000" w:firstRow="0" w:lastRow="0" w:firstColumn="1" w:lastColumn="0" w:oddVBand="0" w:evenVBand="0" w:oddHBand="0" w:evenHBand="0" w:firstRowFirstColumn="0" w:firstRowLastColumn="0" w:lastRowFirstColumn="0" w:lastRowLastColumn="0"/>
            <w:tcW w:w="9493" w:type="dxa"/>
            <w:gridSpan w:val="3"/>
            <w:hideMark/>
          </w:tcPr>
          <w:p w14:paraId="7DBBA475" w14:textId="26F7E2AA" w:rsidR="003544E3" w:rsidRDefault="003544E3" w:rsidP="003D5EF1">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Button</w:t>
            </w:r>
          </w:p>
        </w:tc>
      </w:tr>
      <w:tr w:rsidR="003544E3" w:rsidRPr="006F6281" w14:paraId="29F4EEDA" w14:textId="39CD0DE5" w:rsidTr="00823807">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0" w:type="dxa"/>
            <w:hideMark/>
          </w:tcPr>
          <w:p w14:paraId="65274815" w14:textId="5EB776A6"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ButtonHoldDurationForReset</w:t>
            </w:r>
            <w:proofErr w:type="spellEnd"/>
            <w:r w:rsidRPr="0093331F">
              <w:rPr>
                <w:rFonts w:ascii="Calibri" w:eastAsia="Times New Roman" w:hAnsi="Calibri"/>
                <w:iCs/>
                <w:spacing w:val="0"/>
                <w:sz w:val="18"/>
                <w:szCs w:val="18"/>
                <w:lang w:eastAsia="en-AU"/>
              </w:rPr>
              <w:br/>
            </w:r>
          </w:p>
        </w:tc>
        <w:tc>
          <w:tcPr>
            <w:tcW w:w="3932" w:type="dxa"/>
            <w:hideMark/>
          </w:tcPr>
          <w:p w14:paraId="2F0534A8" w14:textId="42643078" w:rsidR="003544E3" w:rsidRPr="00EC3C16" w:rsidRDefault="003544E3" w:rsidP="00EC3C16">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3D5EF1">
              <w:rPr>
                <w:rFonts w:ascii="Calibri" w:eastAsia="Times New Roman" w:hAnsi="Calibri"/>
                <w:iCs/>
                <w:spacing w:val="0"/>
                <w:sz w:val="18"/>
                <w:szCs w:val="18"/>
                <w:lang w:eastAsia="en-AU"/>
              </w:rPr>
              <w:t xml:space="preserve">no. of seconds for which the button needs to be held pressed to treat as intent to power cycle the tracker. </w:t>
            </w:r>
          </w:p>
        </w:tc>
        <w:tc>
          <w:tcPr>
            <w:tcW w:w="2268" w:type="dxa"/>
          </w:tcPr>
          <w:p w14:paraId="0A9ACA1C" w14:textId="3334523F" w:rsidR="003544E3" w:rsidRPr="003D5EF1" w:rsidRDefault="003544E3" w:rsidP="00EC3C16">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iCs/>
                <w:spacing w:val="0"/>
                <w:sz w:val="18"/>
                <w:szCs w:val="18"/>
                <w:lang w:eastAsia="en-AU"/>
              </w:rPr>
            </w:pPr>
            <w:r>
              <w:rPr>
                <w:rFonts w:ascii="Calibri" w:eastAsia="Times New Roman" w:hAnsi="Calibri"/>
                <w:iCs/>
                <w:spacing w:val="0"/>
                <w:sz w:val="18"/>
                <w:szCs w:val="18"/>
                <w:lang w:eastAsia="en-AU"/>
              </w:rPr>
              <w:t>10 secs</w:t>
            </w:r>
          </w:p>
        </w:tc>
      </w:tr>
      <w:tr w:rsidR="003544E3" w:rsidRPr="006F6281" w14:paraId="364DCE5A" w14:textId="6ACD89AC" w:rsidTr="00823807">
        <w:trPr>
          <w:trHeight w:val="341"/>
        </w:trPr>
        <w:tc>
          <w:tcPr>
            <w:cnfStyle w:val="001000000000" w:firstRow="0" w:lastRow="0" w:firstColumn="1" w:lastColumn="0" w:oddVBand="0" w:evenVBand="0" w:oddHBand="0" w:evenHBand="0" w:firstRowFirstColumn="0" w:firstRowLastColumn="0" w:lastRowFirstColumn="0" w:lastRowLastColumn="0"/>
            <w:tcW w:w="0" w:type="dxa"/>
            <w:hideMark/>
          </w:tcPr>
          <w:p w14:paraId="347BE4B5" w14:textId="2B48290D" w:rsidR="003544E3" w:rsidRPr="0093331F" w:rsidRDefault="003544E3" w:rsidP="00EC3C16">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ButtonPressTuneForReset</w:t>
            </w:r>
            <w:proofErr w:type="spellEnd"/>
          </w:p>
        </w:tc>
        <w:tc>
          <w:tcPr>
            <w:tcW w:w="3932" w:type="dxa"/>
            <w:hideMark/>
          </w:tcPr>
          <w:p w14:paraId="1001C07C" w14:textId="244FC3A2" w:rsidR="003544E3" w:rsidRPr="00EC3C16" w:rsidRDefault="003544E3"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Tune to be played when confirming this operation</w:t>
            </w:r>
          </w:p>
        </w:tc>
        <w:tc>
          <w:tcPr>
            <w:tcW w:w="2268" w:type="dxa"/>
          </w:tcPr>
          <w:p w14:paraId="6A277B6D" w14:textId="12AA08F4" w:rsidR="003544E3" w:rsidRDefault="003544E3" w:rsidP="00A8521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Null</w:t>
            </w:r>
          </w:p>
        </w:tc>
      </w:tr>
      <w:tr w:rsidR="008B039C" w:rsidRPr="006F6281" w14:paraId="2C5465B6" w14:textId="77777777" w:rsidTr="0082380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0" w:type="dxa"/>
          </w:tcPr>
          <w:p w14:paraId="17DA60A0" w14:textId="7560C0CF" w:rsidR="008B039C" w:rsidRPr="0093331F" w:rsidRDefault="008B039C" w:rsidP="008B039C">
            <w:pPr>
              <w:spacing w:after="0" w:line="240" w:lineRule="auto"/>
              <w:rPr>
                <w:rFonts w:ascii="Calibri" w:eastAsia="Times New Roman" w:hAnsi="Calibri"/>
                <w:iCs/>
                <w:spacing w:val="0"/>
                <w:sz w:val="18"/>
                <w:szCs w:val="18"/>
                <w:lang w:eastAsia="en-AU"/>
              </w:rPr>
            </w:pPr>
            <w:proofErr w:type="spellStart"/>
            <w:r>
              <w:rPr>
                <w:rFonts w:ascii="Calibri" w:eastAsia="Times New Roman" w:hAnsi="Calibri"/>
                <w:iCs/>
                <w:spacing w:val="0"/>
                <w:sz w:val="18"/>
                <w:szCs w:val="18"/>
                <w:lang w:eastAsia="en-AU"/>
              </w:rPr>
              <w:t>ButtonHoldDurationForTelemetryUpload</w:t>
            </w:r>
            <w:proofErr w:type="spellEnd"/>
          </w:p>
        </w:tc>
        <w:tc>
          <w:tcPr>
            <w:tcW w:w="3932" w:type="dxa"/>
          </w:tcPr>
          <w:p w14:paraId="2FB9AB20" w14:textId="1BD1BA04" w:rsidR="008B039C"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3D5EF1">
              <w:rPr>
                <w:rFonts w:ascii="Calibri" w:eastAsia="Times New Roman" w:hAnsi="Calibri"/>
                <w:iCs/>
                <w:spacing w:val="0"/>
                <w:sz w:val="18"/>
                <w:szCs w:val="18"/>
                <w:lang w:eastAsia="en-AU"/>
              </w:rPr>
              <w:t xml:space="preserve">no. of seconds for which the button needs to be held pressed to treat as intent to </w:t>
            </w:r>
            <w:r w:rsidRPr="003D5EF1">
              <w:rPr>
                <w:rFonts w:ascii="Calibri" w:eastAsia="Times New Roman" w:hAnsi="Calibri"/>
                <w:color w:val="000000"/>
                <w:spacing w:val="0"/>
                <w:sz w:val="18"/>
                <w:szCs w:val="18"/>
                <w:lang w:eastAsia="en-AU"/>
              </w:rPr>
              <w:t>upload</w:t>
            </w:r>
            <w:r>
              <w:rPr>
                <w:rFonts w:ascii="Calibri" w:eastAsia="Times New Roman" w:hAnsi="Calibri"/>
                <w:color w:val="000000"/>
                <w:spacing w:val="0"/>
                <w:sz w:val="18"/>
                <w:szCs w:val="18"/>
                <w:lang w:eastAsia="en-AU"/>
              </w:rPr>
              <w:t xml:space="preserve"> telemetry</w:t>
            </w:r>
          </w:p>
        </w:tc>
        <w:tc>
          <w:tcPr>
            <w:tcW w:w="2268" w:type="dxa"/>
          </w:tcPr>
          <w:p w14:paraId="00E6ABAB" w14:textId="57D9E5D2" w:rsidR="008B039C"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5 secs</w:t>
            </w:r>
          </w:p>
        </w:tc>
      </w:tr>
      <w:tr w:rsidR="008B039C" w:rsidRPr="006F6281" w14:paraId="7FD4410E" w14:textId="41014DD2" w:rsidTr="00823807">
        <w:trPr>
          <w:trHeight w:val="260"/>
        </w:trPr>
        <w:tc>
          <w:tcPr>
            <w:cnfStyle w:val="001000000000" w:firstRow="0" w:lastRow="0" w:firstColumn="1" w:lastColumn="0" w:oddVBand="0" w:evenVBand="0" w:oddHBand="0" w:evenHBand="0" w:firstRowFirstColumn="0" w:firstRowLastColumn="0" w:lastRowFirstColumn="0" w:lastRowLastColumn="0"/>
            <w:tcW w:w="9493" w:type="dxa"/>
            <w:gridSpan w:val="3"/>
            <w:hideMark/>
          </w:tcPr>
          <w:p w14:paraId="6A133AB7" w14:textId="52EEC0AB" w:rsidR="008B039C" w:rsidRDefault="008B039C" w:rsidP="008B039C">
            <w:pPr>
              <w:spacing w:after="0" w:line="240" w:lineRule="auto"/>
              <w:jc w:val="both"/>
              <w:rPr>
                <w:rFonts w:ascii="Calibri" w:eastAsia="Times New Roman" w:hAnsi="Calibri"/>
                <w:i/>
                <w:iCs/>
                <w:spacing w:val="0"/>
                <w:sz w:val="18"/>
                <w:szCs w:val="18"/>
                <w:lang w:eastAsia="en-AU"/>
              </w:rPr>
            </w:pPr>
            <w:r>
              <w:rPr>
                <w:rFonts w:ascii="Calibri" w:eastAsia="Times New Roman" w:hAnsi="Calibri"/>
                <w:i/>
                <w:iCs/>
                <w:spacing w:val="0"/>
                <w:sz w:val="18"/>
                <w:szCs w:val="18"/>
                <w:lang w:eastAsia="en-AU"/>
              </w:rPr>
              <w:t>OOB Profile</w:t>
            </w:r>
          </w:p>
        </w:tc>
      </w:tr>
      <w:tr w:rsidR="008B039C" w:rsidRPr="006F6281" w14:paraId="7FF477FE" w14:textId="2129DEFE" w:rsidTr="00823807">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0" w:type="dxa"/>
            <w:hideMark/>
          </w:tcPr>
          <w:p w14:paraId="0CD0BD56" w14:textId="78B4C940" w:rsidR="008B039C" w:rsidRPr="0093331F" w:rsidRDefault="008B039C" w:rsidP="008B039C">
            <w:pPr>
              <w:spacing w:after="0" w:line="240" w:lineRule="auto"/>
              <w:rPr>
                <w:rFonts w:ascii="Calibri" w:eastAsia="Times New Roman" w:hAnsi="Calibri"/>
                <w:iCs/>
                <w:spacing w:val="0"/>
                <w:sz w:val="18"/>
                <w:szCs w:val="18"/>
                <w:lang w:eastAsia="en-AU"/>
              </w:rPr>
            </w:pPr>
            <w:proofErr w:type="spellStart"/>
            <w:r w:rsidRPr="0093331F">
              <w:rPr>
                <w:rFonts w:ascii="Calibri" w:eastAsia="Times New Roman" w:hAnsi="Calibri"/>
                <w:iCs/>
                <w:spacing w:val="0"/>
                <w:sz w:val="18"/>
                <w:szCs w:val="18"/>
                <w:lang w:eastAsia="en-AU"/>
              </w:rPr>
              <w:t>TelemetryUploadFrequency</w:t>
            </w:r>
            <w:proofErr w:type="spellEnd"/>
          </w:p>
        </w:tc>
        <w:tc>
          <w:tcPr>
            <w:tcW w:w="3932" w:type="dxa"/>
            <w:hideMark/>
          </w:tcPr>
          <w:p w14:paraId="3EFC3A79" w14:textId="1E0E210E" w:rsidR="008B039C" w:rsidRPr="006F6281"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w:t>
            </w:r>
            <w:r w:rsidRPr="0093331F">
              <w:rPr>
                <w:rFonts w:ascii="Calibri" w:eastAsia="Times New Roman" w:hAnsi="Calibri"/>
                <w:color w:val="000000"/>
                <w:spacing w:val="0"/>
                <w:sz w:val="18"/>
                <w:szCs w:val="18"/>
                <w:lang w:eastAsia="en-AU"/>
              </w:rPr>
              <w:t>econds. frequency at which attempt to upload telemetry data to be performed.</w:t>
            </w:r>
          </w:p>
        </w:tc>
        <w:tc>
          <w:tcPr>
            <w:tcW w:w="2268" w:type="dxa"/>
          </w:tcPr>
          <w:p w14:paraId="5E5C6D92" w14:textId="34DF232E" w:rsidR="008B039C"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60 secs</w:t>
            </w:r>
          </w:p>
        </w:tc>
      </w:tr>
      <w:tr w:rsidR="008B039C" w:rsidRPr="006F6281" w14:paraId="4AB8F07F" w14:textId="320D46B1" w:rsidTr="00823807">
        <w:trPr>
          <w:trHeight w:val="274"/>
        </w:trPr>
        <w:tc>
          <w:tcPr>
            <w:cnfStyle w:val="001000000000" w:firstRow="0" w:lastRow="0" w:firstColumn="1" w:lastColumn="0" w:oddVBand="0" w:evenVBand="0" w:oddHBand="0" w:evenHBand="0" w:firstRowFirstColumn="0" w:firstRowLastColumn="0" w:lastRowFirstColumn="0" w:lastRowLastColumn="0"/>
            <w:tcW w:w="0" w:type="dxa"/>
            <w:hideMark/>
          </w:tcPr>
          <w:p w14:paraId="60AC4C13" w14:textId="7DF4C70D" w:rsidR="008B039C" w:rsidRPr="0093331F" w:rsidRDefault="008B039C" w:rsidP="008B039C">
            <w:pPr>
              <w:spacing w:after="0" w:line="240" w:lineRule="auto"/>
              <w:rPr>
                <w:rFonts w:ascii="Calibri" w:eastAsia="Times New Roman" w:hAnsi="Calibri"/>
                <w:i/>
                <w:iCs/>
                <w:spacing w:val="0"/>
                <w:sz w:val="18"/>
                <w:szCs w:val="18"/>
                <w:lang w:eastAsia="en-AU"/>
              </w:rPr>
            </w:pPr>
            <w:proofErr w:type="spellStart"/>
            <w:r w:rsidRPr="0093331F">
              <w:rPr>
                <w:rFonts w:ascii="Calibri" w:eastAsia="Times New Roman" w:hAnsi="Calibri"/>
                <w:sz w:val="18"/>
                <w:szCs w:val="18"/>
                <w:lang w:val="en-US"/>
              </w:rPr>
              <w:t>FirstButtonPressTune</w:t>
            </w:r>
            <w:proofErr w:type="spellEnd"/>
            <w:r w:rsidRPr="0093331F">
              <w:rPr>
                <w:rFonts w:ascii="Calibri" w:eastAsia="Times New Roman" w:hAnsi="Calibri"/>
                <w:sz w:val="18"/>
                <w:szCs w:val="18"/>
                <w:lang w:val="en-US"/>
              </w:rPr>
              <w:t xml:space="preserve"> </w:t>
            </w:r>
          </w:p>
        </w:tc>
        <w:tc>
          <w:tcPr>
            <w:tcW w:w="3932" w:type="dxa"/>
            <w:hideMark/>
          </w:tcPr>
          <w:p w14:paraId="4CEF5808" w14:textId="2151A74E"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tune</w:t>
            </w:r>
            <w:r>
              <w:rPr>
                <w:rFonts w:ascii="Calibri" w:eastAsia="Times New Roman" w:hAnsi="Calibri"/>
                <w:sz w:val="18"/>
                <w:szCs w:val="18"/>
                <w:lang w:val="en-US"/>
              </w:rPr>
              <w:t xml:space="preserve"> to play on first button press</w:t>
            </w:r>
          </w:p>
        </w:tc>
        <w:tc>
          <w:tcPr>
            <w:tcW w:w="2268" w:type="dxa"/>
          </w:tcPr>
          <w:p w14:paraId="425DCC44" w14:textId="7661D481"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Telstra Sting</w:t>
            </w:r>
          </w:p>
        </w:tc>
      </w:tr>
      <w:tr w:rsidR="008B039C" w:rsidRPr="006F6281" w14:paraId="0DEF2C1B" w14:textId="30468D3C"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33EF0E75" w14:textId="3C85E031" w:rsidR="008B039C" w:rsidRPr="0093331F" w:rsidRDefault="008B039C" w:rsidP="008B039C">
            <w:pPr>
              <w:spacing w:after="0" w:line="240" w:lineRule="auto"/>
              <w:rPr>
                <w:rFonts w:ascii="Calibri" w:eastAsia="Times New Roman" w:hAnsi="Calibri"/>
                <w:i/>
                <w:iCs/>
                <w:spacing w:val="0"/>
                <w:sz w:val="18"/>
                <w:szCs w:val="18"/>
                <w:lang w:eastAsia="en-AU"/>
              </w:rPr>
            </w:pPr>
            <w:proofErr w:type="spellStart"/>
            <w:r w:rsidRPr="0093331F">
              <w:rPr>
                <w:rFonts w:ascii="Calibri" w:eastAsia="Times New Roman" w:hAnsi="Calibri"/>
                <w:sz w:val="18"/>
                <w:szCs w:val="18"/>
                <w:lang w:val="en-US"/>
              </w:rPr>
              <w:t>SecondButtonPressTune</w:t>
            </w:r>
            <w:proofErr w:type="spellEnd"/>
          </w:p>
        </w:tc>
        <w:tc>
          <w:tcPr>
            <w:tcW w:w="3932" w:type="dxa"/>
            <w:hideMark/>
          </w:tcPr>
          <w:p w14:paraId="750A5B91" w14:textId="7856240C"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tune to play on second button press</w:t>
            </w:r>
            <w:r>
              <w:rPr>
                <w:rFonts w:ascii="Calibri" w:eastAsia="Times New Roman" w:hAnsi="Calibri"/>
                <w:sz w:val="18"/>
                <w:szCs w:val="18"/>
                <w:lang w:val="en-US"/>
              </w:rPr>
              <w:t>.</w:t>
            </w:r>
          </w:p>
        </w:tc>
        <w:tc>
          <w:tcPr>
            <w:tcW w:w="2268" w:type="dxa"/>
          </w:tcPr>
          <w:p w14:paraId="1DA50DF1" w14:textId="36074D39"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 xml:space="preserve">Beep </w:t>
            </w:r>
            <w:proofErr w:type="spellStart"/>
            <w:r>
              <w:rPr>
                <w:rFonts w:ascii="Calibri" w:eastAsia="Times New Roman" w:hAnsi="Calibri"/>
                <w:sz w:val="18"/>
                <w:szCs w:val="18"/>
                <w:lang w:val="en-US"/>
              </w:rPr>
              <w:t>Beep</w:t>
            </w:r>
            <w:proofErr w:type="spellEnd"/>
          </w:p>
        </w:tc>
      </w:tr>
      <w:tr w:rsidR="008B039C" w:rsidRPr="006F6281" w14:paraId="2F79BC44" w14:textId="43039F7C"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2B7BC733" w14:textId="6D3826FF" w:rsidR="008B039C" w:rsidRPr="0093331F" w:rsidRDefault="008B039C" w:rsidP="008B039C">
            <w:pPr>
              <w:spacing w:after="0" w:line="240" w:lineRule="auto"/>
              <w:jc w:val="both"/>
              <w:rPr>
                <w:rFonts w:ascii="Calibri" w:eastAsia="Times New Roman" w:hAnsi="Calibri"/>
                <w:i/>
                <w:iCs/>
                <w:spacing w:val="0"/>
                <w:sz w:val="18"/>
                <w:szCs w:val="18"/>
                <w:lang w:eastAsia="en-AU"/>
              </w:rPr>
            </w:pPr>
            <w:proofErr w:type="spellStart"/>
            <w:r w:rsidRPr="0093331F">
              <w:rPr>
                <w:rFonts w:ascii="Calibri" w:eastAsia="Times New Roman" w:hAnsi="Calibri"/>
                <w:sz w:val="18"/>
                <w:szCs w:val="18"/>
                <w:lang w:val="en-US"/>
              </w:rPr>
              <w:t>SecondButtonPressWaitTimeout</w:t>
            </w:r>
            <w:proofErr w:type="spellEnd"/>
            <w:r w:rsidRPr="0093331F">
              <w:rPr>
                <w:rFonts w:ascii="Calibri" w:eastAsia="Times New Roman" w:hAnsi="Calibri"/>
                <w:sz w:val="18"/>
                <w:szCs w:val="18"/>
                <w:lang w:val="en-US"/>
              </w:rPr>
              <w:t xml:space="preserve"> </w:t>
            </w:r>
          </w:p>
        </w:tc>
        <w:tc>
          <w:tcPr>
            <w:tcW w:w="3932" w:type="dxa"/>
            <w:hideMark/>
          </w:tcPr>
          <w:p w14:paraId="4695BCA1" w14:textId="4B0D0E75"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 xml:space="preserve">seconds. No. of seconds to wait since first button press before going back to wait state. </w:t>
            </w:r>
          </w:p>
        </w:tc>
        <w:tc>
          <w:tcPr>
            <w:tcW w:w="2268" w:type="dxa"/>
          </w:tcPr>
          <w:p w14:paraId="7D0A2F7C" w14:textId="5D7BC66B"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10 mins</w:t>
            </w:r>
          </w:p>
        </w:tc>
      </w:tr>
      <w:tr w:rsidR="008B039C" w:rsidRPr="006F6281" w14:paraId="644FE9CF" w14:textId="16EE464A"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4F3CEE1B" w14:textId="23E45564" w:rsidR="008B039C" w:rsidRPr="0093331F" w:rsidRDefault="008B039C" w:rsidP="008B039C">
            <w:pPr>
              <w:spacing w:after="0" w:line="240" w:lineRule="auto"/>
              <w:jc w:val="both"/>
              <w:rPr>
                <w:rFonts w:ascii="Calibri" w:eastAsia="Times New Roman" w:hAnsi="Calibri"/>
                <w:i/>
                <w:iCs/>
                <w:spacing w:val="0"/>
                <w:sz w:val="18"/>
                <w:szCs w:val="18"/>
                <w:lang w:eastAsia="en-AU"/>
              </w:rPr>
            </w:pPr>
            <w:proofErr w:type="spellStart"/>
            <w:r w:rsidRPr="0093331F">
              <w:rPr>
                <w:rFonts w:ascii="Calibri" w:eastAsia="Times New Roman" w:hAnsi="Calibri"/>
                <w:sz w:val="18"/>
                <w:szCs w:val="18"/>
                <w:lang w:val="en-US"/>
              </w:rPr>
              <w:t>OnboardingWaitTimeout</w:t>
            </w:r>
            <w:proofErr w:type="spellEnd"/>
          </w:p>
        </w:tc>
        <w:tc>
          <w:tcPr>
            <w:tcW w:w="3932" w:type="dxa"/>
            <w:hideMark/>
          </w:tcPr>
          <w:p w14:paraId="6F8771E6" w14:textId="3823C69B"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seconds. No. of seconds to wait since second button press before going back to wait state.</w:t>
            </w:r>
          </w:p>
        </w:tc>
        <w:tc>
          <w:tcPr>
            <w:tcW w:w="2268" w:type="dxa"/>
          </w:tcPr>
          <w:p w14:paraId="4E0B45FF" w14:textId="6197227A"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10 mins</w:t>
            </w:r>
          </w:p>
        </w:tc>
      </w:tr>
      <w:tr w:rsidR="008B039C" w:rsidRPr="006F6281" w14:paraId="4173A0B3" w14:textId="3C823A4D"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68C9A1EF" w14:textId="4060B0C9" w:rsidR="008B039C" w:rsidRPr="0093331F" w:rsidRDefault="008B039C" w:rsidP="008B039C">
            <w:pPr>
              <w:spacing w:after="0" w:line="240" w:lineRule="auto"/>
              <w:jc w:val="both"/>
              <w:rPr>
                <w:rFonts w:ascii="Calibri" w:eastAsia="Times New Roman" w:hAnsi="Calibri"/>
                <w:i/>
                <w:iCs/>
                <w:spacing w:val="0"/>
                <w:sz w:val="18"/>
                <w:szCs w:val="18"/>
                <w:lang w:eastAsia="en-AU"/>
              </w:rPr>
            </w:pPr>
            <w:r w:rsidRPr="0093331F">
              <w:rPr>
                <w:rFonts w:ascii="Calibri" w:eastAsia="Times New Roman" w:hAnsi="Calibri"/>
                <w:sz w:val="18"/>
                <w:szCs w:val="18"/>
                <w:lang w:val="en-US"/>
              </w:rPr>
              <w:t>AdvertisingLevel1Rate</w:t>
            </w:r>
          </w:p>
        </w:tc>
        <w:tc>
          <w:tcPr>
            <w:tcW w:w="3932" w:type="dxa"/>
            <w:hideMark/>
          </w:tcPr>
          <w:p w14:paraId="1A5631B5" w14:textId="4040D510"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milliseconds at which to do BLE advertisement in Level 1</w:t>
            </w:r>
          </w:p>
        </w:tc>
        <w:tc>
          <w:tcPr>
            <w:tcW w:w="2268" w:type="dxa"/>
          </w:tcPr>
          <w:p w14:paraId="6B0372F6" w14:textId="6C9EBE8E"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546.25</w:t>
            </w:r>
            <w:r>
              <w:rPr>
                <w:rFonts w:ascii="Calibri" w:eastAsia="Times New Roman" w:hAnsi="Calibri"/>
                <w:sz w:val="18"/>
                <w:szCs w:val="18"/>
                <w:lang w:val="en-US"/>
              </w:rPr>
              <w:t xml:space="preserve"> </w:t>
            </w:r>
            <w:proofErr w:type="spellStart"/>
            <w:r>
              <w:rPr>
                <w:rFonts w:ascii="Calibri" w:eastAsia="Times New Roman" w:hAnsi="Calibri"/>
                <w:sz w:val="18"/>
                <w:szCs w:val="18"/>
                <w:lang w:val="en-US"/>
              </w:rPr>
              <w:t>ms</w:t>
            </w:r>
            <w:proofErr w:type="spellEnd"/>
          </w:p>
        </w:tc>
      </w:tr>
      <w:tr w:rsidR="008B039C" w:rsidRPr="006F6281" w14:paraId="41F1ECD3" w14:textId="7E652107"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hideMark/>
          </w:tcPr>
          <w:p w14:paraId="0BE8CD2B" w14:textId="1A769A72" w:rsidR="008B039C" w:rsidRPr="0093331F" w:rsidRDefault="008B039C" w:rsidP="008B039C">
            <w:pPr>
              <w:spacing w:after="0" w:line="240" w:lineRule="auto"/>
              <w:jc w:val="both"/>
              <w:rPr>
                <w:rFonts w:ascii="Calibri" w:eastAsia="Times New Roman" w:hAnsi="Calibri"/>
                <w:i/>
                <w:iCs/>
                <w:spacing w:val="0"/>
                <w:sz w:val="18"/>
                <w:szCs w:val="18"/>
                <w:lang w:eastAsia="en-AU"/>
              </w:rPr>
            </w:pPr>
            <w:r w:rsidRPr="0093331F">
              <w:rPr>
                <w:rFonts w:ascii="Calibri" w:eastAsia="Times New Roman" w:hAnsi="Calibri"/>
                <w:sz w:val="18"/>
                <w:szCs w:val="18"/>
                <w:lang w:val="en-US"/>
              </w:rPr>
              <w:t>AdvertisingLevel1Duration</w:t>
            </w:r>
          </w:p>
        </w:tc>
        <w:tc>
          <w:tcPr>
            <w:tcW w:w="3932" w:type="dxa"/>
            <w:hideMark/>
          </w:tcPr>
          <w:p w14:paraId="7D13B1CD" w14:textId="4D1D88F6"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no. of seconds for which to operate on Level 1</w:t>
            </w:r>
          </w:p>
        </w:tc>
        <w:tc>
          <w:tcPr>
            <w:tcW w:w="2268" w:type="dxa"/>
          </w:tcPr>
          <w:p w14:paraId="08B1155D" w14:textId="24D1F5A9"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30 secs</w:t>
            </w:r>
          </w:p>
        </w:tc>
      </w:tr>
      <w:tr w:rsidR="008B039C" w:rsidRPr="006F6281" w14:paraId="5E6D58E1" w14:textId="233CE6EC" w:rsidTr="00823807">
        <w:trPr>
          <w:trHeight w:val="323"/>
        </w:trPr>
        <w:tc>
          <w:tcPr>
            <w:cnfStyle w:val="001000000000" w:firstRow="0" w:lastRow="0" w:firstColumn="1" w:lastColumn="0" w:oddVBand="0" w:evenVBand="0" w:oddHBand="0" w:evenHBand="0" w:firstRowFirstColumn="0" w:firstRowLastColumn="0" w:lastRowFirstColumn="0" w:lastRowLastColumn="0"/>
            <w:tcW w:w="0" w:type="dxa"/>
            <w:hideMark/>
          </w:tcPr>
          <w:p w14:paraId="79171F5C" w14:textId="21DFBC32" w:rsidR="008B039C" w:rsidRPr="0093331F" w:rsidRDefault="008B039C" w:rsidP="008B039C">
            <w:pPr>
              <w:spacing w:after="0" w:line="240" w:lineRule="auto"/>
              <w:jc w:val="both"/>
              <w:rPr>
                <w:rFonts w:ascii="Calibri" w:eastAsia="Times New Roman" w:hAnsi="Calibri"/>
                <w:i/>
                <w:iCs/>
                <w:spacing w:val="0"/>
                <w:sz w:val="18"/>
                <w:szCs w:val="18"/>
                <w:lang w:eastAsia="en-AU"/>
              </w:rPr>
            </w:pPr>
            <w:r w:rsidRPr="0093331F">
              <w:rPr>
                <w:rFonts w:ascii="Calibri" w:eastAsia="Times New Roman" w:hAnsi="Calibri"/>
                <w:sz w:val="18"/>
                <w:szCs w:val="18"/>
                <w:lang w:val="en-US"/>
              </w:rPr>
              <w:t>AdvertisingLevel2Rate</w:t>
            </w:r>
          </w:p>
        </w:tc>
        <w:tc>
          <w:tcPr>
            <w:tcW w:w="3932" w:type="dxa"/>
            <w:hideMark/>
          </w:tcPr>
          <w:p w14:paraId="071AFBEB" w14:textId="3B350930"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milliseconds at which to do BLE advertisement in Level 1</w:t>
            </w:r>
          </w:p>
        </w:tc>
        <w:tc>
          <w:tcPr>
            <w:tcW w:w="2268" w:type="dxa"/>
          </w:tcPr>
          <w:p w14:paraId="7273C20D" w14:textId="4778AD78"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 xml:space="preserve">1285 </w:t>
            </w:r>
            <w:proofErr w:type="spellStart"/>
            <w:r>
              <w:rPr>
                <w:rFonts w:ascii="Calibri" w:eastAsia="Times New Roman" w:hAnsi="Calibri"/>
                <w:sz w:val="18"/>
                <w:szCs w:val="18"/>
                <w:lang w:val="en-US"/>
              </w:rPr>
              <w:t>ms</w:t>
            </w:r>
            <w:proofErr w:type="spellEnd"/>
          </w:p>
        </w:tc>
      </w:tr>
      <w:tr w:rsidR="008B039C" w:rsidRPr="006F6281" w14:paraId="6B4F2FB6" w14:textId="25F415D0"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noWrap/>
            <w:hideMark/>
          </w:tcPr>
          <w:p w14:paraId="54380DA8" w14:textId="7C5FE0ED" w:rsidR="008B039C" w:rsidRPr="0093331F" w:rsidRDefault="008B039C" w:rsidP="008B039C">
            <w:pPr>
              <w:spacing w:after="0" w:line="240" w:lineRule="auto"/>
              <w:jc w:val="both"/>
              <w:rPr>
                <w:rFonts w:ascii="Calibri" w:eastAsia="Times New Roman" w:hAnsi="Calibri"/>
                <w:spacing w:val="0"/>
                <w:sz w:val="18"/>
                <w:szCs w:val="18"/>
                <w:lang w:eastAsia="en-AU"/>
              </w:rPr>
            </w:pPr>
            <w:r w:rsidRPr="0093331F">
              <w:rPr>
                <w:rFonts w:ascii="Calibri" w:eastAsia="Times New Roman" w:hAnsi="Calibri"/>
                <w:sz w:val="18"/>
                <w:szCs w:val="18"/>
                <w:lang w:val="en-US"/>
              </w:rPr>
              <w:t xml:space="preserve">AdvertisingLevel2Duration </w:t>
            </w:r>
          </w:p>
        </w:tc>
        <w:tc>
          <w:tcPr>
            <w:tcW w:w="3932" w:type="dxa"/>
            <w:hideMark/>
          </w:tcPr>
          <w:p w14:paraId="514FA1C1" w14:textId="209ADE6E"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93331F">
              <w:rPr>
                <w:rFonts w:ascii="Calibri" w:eastAsia="Times New Roman" w:hAnsi="Calibri"/>
                <w:sz w:val="18"/>
                <w:szCs w:val="18"/>
                <w:lang w:val="en-US"/>
              </w:rPr>
              <w:t>no. of seconds for which to operate on Level 1</w:t>
            </w:r>
          </w:p>
        </w:tc>
        <w:tc>
          <w:tcPr>
            <w:tcW w:w="2268" w:type="dxa"/>
          </w:tcPr>
          <w:p w14:paraId="1FF5A042" w14:textId="7FA39392"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30 secs</w:t>
            </w:r>
          </w:p>
        </w:tc>
      </w:tr>
      <w:tr w:rsidR="008B039C" w:rsidRPr="006F6281" w14:paraId="15C34C31" w14:textId="4C6D42FC"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noWrap/>
          </w:tcPr>
          <w:p w14:paraId="3DA3BF14" w14:textId="514D4658" w:rsidR="008B039C" w:rsidRPr="0093331F" w:rsidRDefault="008B039C" w:rsidP="008B039C">
            <w:pPr>
              <w:spacing w:after="0" w:line="240" w:lineRule="auto"/>
              <w:jc w:val="both"/>
              <w:rPr>
                <w:rFonts w:ascii="Calibri" w:eastAsia="Times New Roman" w:hAnsi="Calibri"/>
                <w:sz w:val="18"/>
                <w:szCs w:val="18"/>
                <w:lang w:val="en-US"/>
              </w:rPr>
            </w:pPr>
            <w:r w:rsidRPr="0093331F">
              <w:rPr>
                <w:rFonts w:ascii="Calibri" w:eastAsia="Times New Roman" w:hAnsi="Calibri"/>
                <w:sz w:val="18"/>
                <w:szCs w:val="18"/>
                <w:lang w:val="en-US"/>
              </w:rPr>
              <w:t>AdvertisingLevel3Rate</w:t>
            </w:r>
          </w:p>
        </w:tc>
        <w:tc>
          <w:tcPr>
            <w:tcW w:w="3932" w:type="dxa"/>
          </w:tcPr>
          <w:p w14:paraId="4DE643C9" w14:textId="0D560183"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milliseconds at which to do BLE advertisement in Level 1</w:t>
            </w:r>
          </w:p>
        </w:tc>
        <w:tc>
          <w:tcPr>
            <w:tcW w:w="2268" w:type="dxa"/>
          </w:tcPr>
          <w:p w14:paraId="16AF9D88" w14:textId="46295543"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 xml:space="preserve">2570 </w:t>
            </w:r>
            <w:proofErr w:type="spellStart"/>
            <w:r>
              <w:rPr>
                <w:rFonts w:ascii="Calibri" w:eastAsia="Times New Roman" w:hAnsi="Calibri"/>
                <w:sz w:val="18"/>
                <w:szCs w:val="18"/>
                <w:lang w:val="en-US"/>
              </w:rPr>
              <w:t>ms</w:t>
            </w:r>
            <w:proofErr w:type="spellEnd"/>
          </w:p>
        </w:tc>
      </w:tr>
      <w:tr w:rsidR="008B039C" w:rsidRPr="006F6281" w14:paraId="2DD6AC27" w14:textId="6EEB3928"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493" w:type="dxa"/>
            <w:gridSpan w:val="3"/>
            <w:noWrap/>
          </w:tcPr>
          <w:p w14:paraId="50FCB7EE" w14:textId="30B3EBD6" w:rsidR="008B039C" w:rsidRPr="003544E3" w:rsidRDefault="008B039C" w:rsidP="008B039C">
            <w:pPr>
              <w:spacing w:after="0" w:line="240" w:lineRule="auto"/>
              <w:jc w:val="both"/>
              <w:rPr>
                <w:rFonts w:ascii="Calibri" w:eastAsia="Times New Roman" w:hAnsi="Calibri"/>
                <w:bCs w:val="0"/>
                <w:i/>
                <w:sz w:val="18"/>
                <w:szCs w:val="18"/>
                <w:lang w:val="en-US"/>
              </w:rPr>
            </w:pPr>
            <w:r w:rsidRPr="003544E3">
              <w:rPr>
                <w:rFonts w:ascii="Calibri" w:eastAsia="Times New Roman" w:hAnsi="Calibri"/>
                <w:bCs w:val="0"/>
                <w:i/>
                <w:sz w:val="18"/>
                <w:szCs w:val="18"/>
                <w:lang w:val="en-US"/>
              </w:rPr>
              <w:t>Movement based Profile</w:t>
            </w:r>
            <w:r>
              <w:rPr>
                <w:rFonts w:ascii="Calibri" w:eastAsia="Times New Roman" w:hAnsi="Calibri"/>
                <w:bCs w:val="0"/>
                <w:i/>
                <w:sz w:val="18"/>
                <w:szCs w:val="18"/>
                <w:lang w:val="en-US"/>
              </w:rPr>
              <w:t xml:space="preserve"> (to be pushed via platform message)</w:t>
            </w:r>
          </w:p>
        </w:tc>
      </w:tr>
      <w:tr w:rsidR="008B039C" w:rsidRPr="006F6281" w14:paraId="782C1B51" w14:textId="72739384"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noWrap/>
          </w:tcPr>
          <w:p w14:paraId="4A811B13" w14:textId="77777777" w:rsidR="008B039C" w:rsidRDefault="008B039C" w:rsidP="008B039C">
            <w:pPr>
              <w:spacing w:after="0" w:line="240" w:lineRule="auto"/>
              <w:jc w:val="both"/>
              <w:rPr>
                <w:rFonts w:ascii="Calibri" w:eastAsia="Times New Roman" w:hAnsi="Calibri"/>
                <w:sz w:val="18"/>
                <w:szCs w:val="18"/>
                <w:lang w:val="en-US"/>
              </w:rPr>
            </w:pPr>
            <w:proofErr w:type="spellStart"/>
            <w:r w:rsidRPr="0093331F">
              <w:rPr>
                <w:rFonts w:ascii="Calibri" w:eastAsia="Times New Roman" w:hAnsi="Calibri"/>
                <w:sz w:val="18"/>
                <w:szCs w:val="18"/>
                <w:lang w:val="en-US"/>
              </w:rPr>
              <w:t>TelemetryUploadFrequency</w:t>
            </w:r>
            <w:proofErr w:type="spellEnd"/>
          </w:p>
          <w:p w14:paraId="524719C3" w14:textId="55F877C6" w:rsidR="008B039C" w:rsidRPr="0093331F" w:rsidRDefault="008B039C" w:rsidP="008B039C">
            <w:pPr>
              <w:spacing w:after="0" w:line="240" w:lineRule="auto"/>
              <w:jc w:val="both"/>
              <w:rPr>
                <w:rFonts w:ascii="Calibri" w:eastAsia="Times New Roman" w:hAnsi="Calibri"/>
                <w:sz w:val="18"/>
                <w:szCs w:val="18"/>
                <w:lang w:val="en-US"/>
              </w:rPr>
            </w:pPr>
            <w:proofErr w:type="spellStart"/>
            <w:r w:rsidRPr="0093331F">
              <w:rPr>
                <w:rFonts w:ascii="Calibri" w:eastAsia="Times New Roman" w:hAnsi="Calibri"/>
                <w:sz w:val="18"/>
                <w:szCs w:val="18"/>
                <w:lang w:val="en-US"/>
              </w:rPr>
              <w:t>AfterMotionDetection</w:t>
            </w:r>
            <w:proofErr w:type="spellEnd"/>
          </w:p>
        </w:tc>
        <w:tc>
          <w:tcPr>
            <w:tcW w:w="3932" w:type="dxa"/>
          </w:tcPr>
          <w:p w14:paraId="0CB43399" w14:textId="7EE17255"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 xml:space="preserve">seconds. </w:t>
            </w:r>
            <w:r>
              <w:rPr>
                <w:rFonts w:ascii="Calibri" w:eastAsia="Times New Roman" w:hAnsi="Calibri"/>
                <w:sz w:val="18"/>
                <w:szCs w:val="18"/>
                <w:lang w:val="en-US"/>
              </w:rPr>
              <w:t xml:space="preserve"> </w:t>
            </w:r>
            <w:r w:rsidRPr="0093331F">
              <w:rPr>
                <w:rFonts w:ascii="Calibri" w:eastAsia="Times New Roman" w:hAnsi="Calibri"/>
                <w:sz w:val="18"/>
                <w:szCs w:val="18"/>
                <w:lang w:val="en-US"/>
              </w:rPr>
              <w:t>frequency at which attempt to upload telemetry data to be performed w</w:t>
            </w:r>
            <w:r>
              <w:rPr>
                <w:rFonts w:ascii="Calibri" w:eastAsia="Times New Roman" w:hAnsi="Calibri"/>
                <w:sz w:val="18"/>
                <w:szCs w:val="18"/>
                <w:lang w:val="en-US"/>
              </w:rPr>
              <w:t>hen motion detection triggered.</w:t>
            </w:r>
          </w:p>
        </w:tc>
        <w:tc>
          <w:tcPr>
            <w:tcW w:w="2268" w:type="dxa"/>
          </w:tcPr>
          <w:p w14:paraId="56EF1C0C" w14:textId="458355D4"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5 mins</w:t>
            </w:r>
          </w:p>
        </w:tc>
      </w:tr>
      <w:tr w:rsidR="008B039C" w:rsidRPr="006F6281" w14:paraId="6C0342B5" w14:textId="5AA483AD"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noWrap/>
          </w:tcPr>
          <w:p w14:paraId="00F1A0CD" w14:textId="7CB01CA6" w:rsidR="008B039C" w:rsidRPr="0093331F" w:rsidRDefault="008B039C" w:rsidP="008B039C">
            <w:pPr>
              <w:spacing w:after="0" w:line="240" w:lineRule="auto"/>
              <w:jc w:val="both"/>
              <w:rPr>
                <w:rFonts w:ascii="Calibri" w:eastAsia="Times New Roman" w:hAnsi="Calibri"/>
                <w:sz w:val="18"/>
                <w:szCs w:val="18"/>
                <w:lang w:val="en-US"/>
              </w:rPr>
            </w:pPr>
            <w:proofErr w:type="spellStart"/>
            <w:r w:rsidRPr="0093331F">
              <w:rPr>
                <w:rFonts w:ascii="Calibri" w:eastAsia="Times New Roman" w:hAnsi="Calibri"/>
                <w:sz w:val="18"/>
                <w:szCs w:val="18"/>
                <w:lang w:val="en-US"/>
              </w:rPr>
              <w:t>TelemetryUploadFrequencyOnIdle</w:t>
            </w:r>
            <w:proofErr w:type="spellEnd"/>
          </w:p>
        </w:tc>
        <w:tc>
          <w:tcPr>
            <w:tcW w:w="3932" w:type="dxa"/>
          </w:tcPr>
          <w:p w14:paraId="50B28774" w14:textId="2FCF1D6C"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seconds.</w:t>
            </w:r>
            <w:r>
              <w:rPr>
                <w:rFonts w:ascii="Calibri" w:eastAsia="Times New Roman" w:hAnsi="Calibri"/>
                <w:sz w:val="18"/>
                <w:szCs w:val="18"/>
                <w:lang w:val="en-US"/>
              </w:rPr>
              <w:t xml:space="preserve"> </w:t>
            </w:r>
            <w:r w:rsidRPr="0093331F">
              <w:rPr>
                <w:rFonts w:ascii="Calibri" w:eastAsia="Times New Roman" w:hAnsi="Calibri"/>
                <w:sz w:val="18"/>
                <w:szCs w:val="18"/>
                <w:lang w:val="en-US"/>
              </w:rPr>
              <w:t xml:space="preserve"> frequency at which attempt to upload telemetry data to be</w:t>
            </w:r>
            <w:r>
              <w:rPr>
                <w:rFonts w:ascii="Calibri" w:eastAsia="Times New Roman" w:hAnsi="Calibri"/>
                <w:sz w:val="18"/>
                <w:szCs w:val="18"/>
                <w:lang w:val="en-US"/>
              </w:rPr>
              <w:t xml:space="preserve"> performed when not in motion.</w:t>
            </w:r>
          </w:p>
        </w:tc>
        <w:tc>
          <w:tcPr>
            <w:tcW w:w="2268" w:type="dxa"/>
          </w:tcPr>
          <w:p w14:paraId="745C5F42" w14:textId="739DFC8A"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 xml:space="preserve">6 </w:t>
            </w:r>
            <w:proofErr w:type="spellStart"/>
            <w:r>
              <w:rPr>
                <w:rFonts w:ascii="Calibri" w:eastAsia="Times New Roman" w:hAnsi="Calibri"/>
                <w:sz w:val="18"/>
                <w:szCs w:val="18"/>
                <w:lang w:val="en-US"/>
              </w:rPr>
              <w:t>hrs</w:t>
            </w:r>
            <w:proofErr w:type="spellEnd"/>
          </w:p>
        </w:tc>
      </w:tr>
      <w:tr w:rsidR="008B039C" w:rsidRPr="006F6281" w14:paraId="4198BBB7" w14:textId="0282042C" w:rsidTr="00823807">
        <w:trPr>
          <w:trHeight w:val="288"/>
        </w:trPr>
        <w:tc>
          <w:tcPr>
            <w:cnfStyle w:val="001000000000" w:firstRow="0" w:lastRow="0" w:firstColumn="1" w:lastColumn="0" w:oddVBand="0" w:evenVBand="0" w:oddHBand="0" w:evenHBand="0" w:firstRowFirstColumn="0" w:firstRowLastColumn="0" w:lastRowFirstColumn="0" w:lastRowLastColumn="0"/>
            <w:tcW w:w="0" w:type="dxa"/>
            <w:noWrap/>
          </w:tcPr>
          <w:p w14:paraId="1C1371A6" w14:textId="18979DA5" w:rsidR="008B039C" w:rsidRPr="0093331F" w:rsidRDefault="008B039C" w:rsidP="008B039C">
            <w:pPr>
              <w:spacing w:after="0" w:line="240" w:lineRule="auto"/>
              <w:jc w:val="both"/>
              <w:rPr>
                <w:rFonts w:ascii="Calibri" w:eastAsia="Times New Roman" w:hAnsi="Calibri"/>
                <w:sz w:val="18"/>
                <w:szCs w:val="18"/>
                <w:lang w:val="en-US"/>
              </w:rPr>
            </w:pPr>
            <w:proofErr w:type="spellStart"/>
            <w:r w:rsidRPr="0093331F">
              <w:rPr>
                <w:rFonts w:ascii="Calibri" w:eastAsia="Times New Roman" w:hAnsi="Calibri"/>
                <w:sz w:val="18"/>
                <w:szCs w:val="18"/>
                <w:lang w:val="en-US"/>
              </w:rPr>
              <w:t>MotionSensitivity</w:t>
            </w:r>
            <w:proofErr w:type="spellEnd"/>
          </w:p>
        </w:tc>
        <w:tc>
          <w:tcPr>
            <w:tcW w:w="3932" w:type="dxa"/>
          </w:tcPr>
          <w:p w14:paraId="30FBA940" w14:textId="0B877778"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 xml:space="preserve">g-force threshold. motion at which a movement is deemed to have occurred to trigger tracking. </w:t>
            </w:r>
          </w:p>
        </w:tc>
        <w:tc>
          <w:tcPr>
            <w:tcW w:w="2268" w:type="dxa"/>
          </w:tcPr>
          <w:p w14:paraId="50E6B006" w14:textId="77777777" w:rsidR="008B039C" w:rsidRPr="0093331F" w:rsidRDefault="008B039C" w:rsidP="008B039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p>
        </w:tc>
      </w:tr>
      <w:tr w:rsidR="008B039C" w:rsidRPr="006F6281" w14:paraId="6F069664" w14:textId="3EF86235"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dxa"/>
            <w:noWrap/>
          </w:tcPr>
          <w:p w14:paraId="6B536E76" w14:textId="220CD2C1" w:rsidR="008B039C" w:rsidRPr="0093331F" w:rsidRDefault="008B039C" w:rsidP="008B039C">
            <w:pPr>
              <w:spacing w:after="0" w:line="240" w:lineRule="auto"/>
              <w:jc w:val="both"/>
              <w:rPr>
                <w:rFonts w:ascii="Calibri" w:eastAsia="Times New Roman" w:hAnsi="Calibri"/>
                <w:sz w:val="18"/>
                <w:szCs w:val="18"/>
                <w:lang w:val="en-US"/>
              </w:rPr>
            </w:pPr>
            <w:proofErr w:type="spellStart"/>
            <w:r w:rsidRPr="0093331F">
              <w:rPr>
                <w:rFonts w:ascii="Calibri" w:eastAsia="Times New Roman" w:hAnsi="Calibri"/>
                <w:sz w:val="18"/>
                <w:szCs w:val="18"/>
                <w:lang w:val="en-US"/>
              </w:rPr>
              <w:t>FirstButtonPressTune</w:t>
            </w:r>
            <w:proofErr w:type="spellEnd"/>
          </w:p>
        </w:tc>
        <w:tc>
          <w:tcPr>
            <w:tcW w:w="3932" w:type="dxa"/>
          </w:tcPr>
          <w:p w14:paraId="7AC191E2" w14:textId="7DD692C2"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sidRPr="0093331F">
              <w:rPr>
                <w:rFonts w:ascii="Calibri" w:eastAsia="Times New Roman" w:hAnsi="Calibri"/>
                <w:sz w:val="18"/>
                <w:szCs w:val="18"/>
                <w:lang w:val="en-US"/>
              </w:rPr>
              <w:t xml:space="preserve">tune to play on first button press </w:t>
            </w:r>
          </w:p>
        </w:tc>
        <w:tc>
          <w:tcPr>
            <w:tcW w:w="2268" w:type="dxa"/>
          </w:tcPr>
          <w:p w14:paraId="59DC59B4" w14:textId="41B21224" w:rsidR="008B039C" w:rsidRPr="0093331F" w:rsidRDefault="008B039C" w:rsidP="008B039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Pr>
                <w:rFonts w:ascii="Calibri" w:eastAsia="Times New Roman" w:hAnsi="Calibri"/>
                <w:sz w:val="18"/>
                <w:szCs w:val="18"/>
                <w:lang w:val="en-US"/>
              </w:rPr>
              <w:t xml:space="preserve">Beep </w:t>
            </w:r>
            <w:proofErr w:type="spellStart"/>
            <w:r>
              <w:rPr>
                <w:rFonts w:ascii="Calibri" w:eastAsia="Times New Roman" w:hAnsi="Calibri"/>
                <w:sz w:val="18"/>
                <w:szCs w:val="18"/>
                <w:lang w:val="en-US"/>
              </w:rPr>
              <w:t>Beep</w:t>
            </w:r>
            <w:proofErr w:type="spellEnd"/>
          </w:p>
        </w:tc>
      </w:tr>
    </w:tbl>
    <w:p w14:paraId="65E02738" w14:textId="47B2491C" w:rsidR="00AB75B8" w:rsidRPr="00EC3C16" w:rsidRDefault="00AB75B8" w:rsidP="003544E3">
      <w:pPr>
        <w:pStyle w:val="2"/>
        <w:numPr>
          <w:ilvl w:val="0"/>
          <w:numId w:val="0"/>
        </w:numPr>
        <w:rPr>
          <w:rFonts w:hint="eastAsia"/>
          <w:lang w:eastAsia="zh-CN"/>
        </w:rPr>
      </w:pPr>
    </w:p>
    <w:p w14:paraId="7575DA1C" w14:textId="5146FED7" w:rsidR="00B9780D" w:rsidRPr="006F6281" w:rsidRDefault="00B9780D" w:rsidP="00001A36">
      <w:pPr>
        <w:pStyle w:val="2"/>
      </w:pPr>
      <w:bookmarkStart w:id="107" w:name="_Toc5263207"/>
      <w:r w:rsidRPr="006F6281">
        <w:t>Modes of Operation</w:t>
      </w:r>
      <w:bookmarkEnd w:id="107"/>
    </w:p>
    <w:p w14:paraId="7AD2E0AE" w14:textId="665F2D86" w:rsidR="0099227B" w:rsidRPr="006F6281" w:rsidRDefault="0099227B" w:rsidP="00B87879">
      <w:pPr>
        <w:jc w:val="both"/>
        <w:rPr>
          <w:rFonts w:ascii="Calibri" w:hAnsi="Calibri"/>
          <w:sz w:val="18"/>
          <w:szCs w:val="18"/>
        </w:rPr>
      </w:pPr>
      <w:r w:rsidRPr="00AA394B">
        <w:rPr>
          <w:rFonts w:ascii="Calibri" w:hAnsi="Calibri"/>
          <w:sz w:val="18"/>
          <w:szCs w:val="18"/>
        </w:rPr>
        <w:t>Following</w:t>
      </w:r>
      <w:r w:rsidR="00AA394B" w:rsidRPr="00AA394B">
        <w:rPr>
          <w:rFonts w:ascii="Calibri" w:hAnsi="Calibri"/>
          <w:sz w:val="18"/>
          <w:szCs w:val="18"/>
        </w:rPr>
        <w:t xml:space="preserve"> is the </w:t>
      </w:r>
      <w:bookmarkStart w:id="108" w:name="_Hlk532310671"/>
      <w:r w:rsidR="00AA394B" w:rsidRPr="00AA394B">
        <w:rPr>
          <w:rFonts w:ascii="Calibri" w:hAnsi="Calibri"/>
          <w:sz w:val="18"/>
          <w:szCs w:val="18"/>
        </w:rPr>
        <w:t xml:space="preserve">list </w:t>
      </w:r>
      <w:bookmarkEnd w:id="108"/>
      <w:r w:rsidR="00AA394B" w:rsidRPr="00AA394B">
        <w:rPr>
          <w:rFonts w:ascii="Calibri" w:hAnsi="Calibri"/>
          <w:sz w:val="18"/>
          <w:szCs w:val="18"/>
        </w:rPr>
        <w:t>of modes.</w:t>
      </w:r>
    </w:p>
    <w:p w14:paraId="5C43EB05" w14:textId="4CDA1865" w:rsidR="00B9780D" w:rsidRPr="006F6281" w:rsidRDefault="00A600EC" w:rsidP="00AA394B">
      <w:pPr>
        <w:pStyle w:val="af"/>
        <w:numPr>
          <w:ilvl w:val="0"/>
          <w:numId w:val="9"/>
        </w:numPr>
        <w:jc w:val="both"/>
        <w:rPr>
          <w:rFonts w:ascii="Calibri" w:hAnsi="Calibri"/>
          <w:sz w:val="18"/>
          <w:szCs w:val="18"/>
        </w:rPr>
      </w:pPr>
      <w:r w:rsidRPr="006F6281">
        <w:rPr>
          <w:rFonts w:ascii="Calibri" w:hAnsi="Calibri"/>
          <w:sz w:val="18"/>
          <w:szCs w:val="18"/>
        </w:rPr>
        <w:t>Factory Test Mode</w:t>
      </w:r>
      <w:r w:rsidR="00AA394B">
        <w:rPr>
          <w:rFonts w:ascii="Calibri" w:hAnsi="Calibri"/>
          <w:sz w:val="18"/>
          <w:szCs w:val="18"/>
        </w:rPr>
        <w:t xml:space="preserve"> – As the name suggests it is </w:t>
      </w:r>
      <w:r w:rsidR="00AA394B" w:rsidRPr="00AA394B">
        <w:rPr>
          <w:rFonts w:ascii="Calibri" w:hAnsi="Calibri"/>
          <w:sz w:val="18"/>
          <w:szCs w:val="18"/>
        </w:rPr>
        <w:t>used for factory testing.</w:t>
      </w:r>
      <w:r w:rsidR="000848BD">
        <w:rPr>
          <w:rFonts w:ascii="Calibri" w:hAnsi="Calibri"/>
          <w:sz w:val="18"/>
          <w:szCs w:val="18"/>
        </w:rPr>
        <w:t xml:space="preserve"> (information only and will depend on vendor needs)</w:t>
      </w:r>
    </w:p>
    <w:p w14:paraId="67018D58" w14:textId="56904510" w:rsidR="00A600EC" w:rsidRPr="006F6281" w:rsidRDefault="00A600EC" w:rsidP="00AA394B">
      <w:pPr>
        <w:pStyle w:val="af"/>
        <w:numPr>
          <w:ilvl w:val="0"/>
          <w:numId w:val="9"/>
        </w:numPr>
        <w:jc w:val="both"/>
        <w:rPr>
          <w:rFonts w:ascii="Calibri" w:hAnsi="Calibri"/>
          <w:sz w:val="18"/>
          <w:szCs w:val="18"/>
        </w:rPr>
      </w:pPr>
      <w:r w:rsidRPr="006F6281">
        <w:rPr>
          <w:rFonts w:ascii="Calibri" w:hAnsi="Calibri"/>
          <w:sz w:val="18"/>
          <w:szCs w:val="18"/>
        </w:rPr>
        <w:t>Shipping Mode</w:t>
      </w:r>
      <w:r w:rsidR="00AA394B">
        <w:rPr>
          <w:rFonts w:ascii="Calibri" w:hAnsi="Calibri"/>
          <w:sz w:val="18"/>
          <w:szCs w:val="18"/>
        </w:rPr>
        <w:t xml:space="preserve"> - </w:t>
      </w:r>
      <w:r w:rsidR="00AA394B" w:rsidRPr="00AA394B">
        <w:rPr>
          <w:rFonts w:ascii="Calibri" w:hAnsi="Calibri"/>
          <w:sz w:val="18"/>
          <w:szCs w:val="18"/>
        </w:rPr>
        <w:t>It is in a low power mode, it will not advertise, and no devices can connect to it</w:t>
      </w:r>
    </w:p>
    <w:p w14:paraId="09DD4A26" w14:textId="6E47F8DD" w:rsidR="00A600EC" w:rsidRPr="006F6281" w:rsidRDefault="00A600EC" w:rsidP="00AA394B">
      <w:pPr>
        <w:pStyle w:val="af"/>
        <w:numPr>
          <w:ilvl w:val="0"/>
          <w:numId w:val="9"/>
        </w:numPr>
        <w:jc w:val="both"/>
        <w:rPr>
          <w:rFonts w:ascii="Calibri" w:hAnsi="Calibri"/>
          <w:sz w:val="18"/>
          <w:szCs w:val="18"/>
        </w:rPr>
      </w:pPr>
      <w:r w:rsidRPr="006F6281">
        <w:rPr>
          <w:rFonts w:ascii="Calibri" w:hAnsi="Calibri"/>
          <w:sz w:val="18"/>
          <w:szCs w:val="18"/>
        </w:rPr>
        <w:t>Normal Operation</w:t>
      </w:r>
      <w:r w:rsidR="00AA394B">
        <w:rPr>
          <w:rFonts w:ascii="Calibri" w:hAnsi="Calibri"/>
          <w:sz w:val="18"/>
          <w:szCs w:val="18"/>
        </w:rPr>
        <w:t xml:space="preserve"> - </w:t>
      </w:r>
      <w:r w:rsidR="00AA394B" w:rsidRPr="00AA394B">
        <w:rPr>
          <w:rFonts w:ascii="Calibri" w:hAnsi="Calibri"/>
          <w:sz w:val="18"/>
          <w:szCs w:val="18"/>
        </w:rPr>
        <w:t>If the button is pressed, it will enter normal operation</w:t>
      </w:r>
      <w:r w:rsidR="00AA394B">
        <w:rPr>
          <w:rFonts w:ascii="Calibri" w:hAnsi="Calibri"/>
          <w:sz w:val="18"/>
          <w:szCs w:val="18"/>
        </w:rPr>
        <w:t xml:space="preserve"> from the shipping mode</w:t>
      </w:r>
    </w:p>
    <w:p w14:paraId="02758C31" w14:textId="3AA2A654" w:rsidR="00A600EC" w:rsidRPr="00FC03F8" w:rsidRDefault="00A600EC" w:rsidP="00EE25AA">
      <w:pPr>
        <w:pStyle w:val="af"/>
        <w:numPr>
          <w:ilvl w:val="0"/>
          <w:numId w:val="9"/>
        </w:numPr>
        <w:jc w:val="both"/>
        <w:rPr>
          <w:rFonts w:ascii="Calibri" w:hAnsi="Calibri"/>
          <w:sz w:val="18"/>
          <w:szCs w:val="18"/>
        </w:rPr>
      </w:pPr>
      <w:r w:rsidRPr="006F6281">
        <w:rPr>
          <w:rFonts w:ascii="Calibri" w:hAnsi="Calibri"/>
          <w:sz w:val="18"/>
          <w:szCs w:val="18"/>
        </w:rPr>
        <w:t>OTA Upgrade Mode</w:t>
      </w:r>
      <w:r w:rsidR="00AA394B">
        <w:rPr>
          <w:rFonts w:ascii="Calibri" w:hAnsi="Calibri"/>
          <w:sz w:val="18"/>
          <w:szCs w:val="18"/>
        </w:rPr>
        <w:t xml:space="preserve"> – </w:t>
      </w:r>
      <w:r w:rsidR="00AA394B" w:rsidRPr="00FC03F8">
        <w:rPr>
          <w:rFonts w:ascii="Calibri" w:hAnsi="Calibri"/>
          <w:sz w:val="18"/>
          <w:szCs w:val="18"/>
        </w:rPr>
        <w:t>From OTA Upgrade mode, the tag will get back to normal operation.</w:t>
      </w:r>
    </w:p>
    <w:p w14:paraId="14D969C8" w14:textId="01C2A92F" w:rsidR="00A600EC" w:rsidRDefault="00A600EC" w:rsidP="00AA394B">
      <w:pPr>
        <w:pStyle w:val="af"/>
        <w:numPr>
          <w:ilvl w:val="0"/>
          <w:numId w:val="9"/>
        </w:numPr>
        <w:jc w:val="both"/>
        <w:rPr>
          <w:rFonts w:ascii="Calibri" w:hAnsi="Calibri"/>
          <w:sz w:val="18"/>
          <w:szCs w:val="18"/>
        </w:rPr>
      </w:pPr>
      <w:r w:rsidRPr="006F6281">
        <w:rPr>
          <w:rFonts w:ascii="Calibri" w:hAnsi="Calibri"/>
          <w:sz w:val="18"/>
          <w:szCs w:val="18"/>
        </w:rPr>
        <w:t>Factory Reset</w:t>
      </w:r>
      <w:r w:rsidR="00AA394B">
        <w:rPr>
          <w:rFonts w:ascii="Calibri" w:hAnsi="Calibri"/>
          <w:sz w:val="18"/>
          <w:szCs w:val="18"/>
        </w:rPr>
        <w:t xml:space="preserve"> - </w:t>
      </w:r>
      <w:r w:rsidR="00AA394B" w:rsidRPr="00AA394B">
        <w:rPr>
          <w:rFonts w:ascii="Calibri" w:hAnsi="Calibri"/>
          <w:sz w:val="18"/>
          <w:szCs w:val="18"/>
        </w:rPr>
        <w:t xml:space="preserve">This mode is used to push the device back into </w:t>
      </w:r>
      <w:r w:rsidR="00FC03F8">
        <w:rPr>
          <w:rFonts w:ascii="Calibri" w:hAnsi="Calibri"/>
          <w:sz w:val="18"/>
          <w:szCs w:val="18"/>
        </w:rPr>
        <w:t xml:space="preserve">shipping mode. It is initiated by Telstra from the LoT Platform. </w:t>
      </w:r>
      <w:r w:rsidR="00AA394B" w:rsidRPr="00AA394B">
        <w:rPr>
          <w:rFonts w:ascii="Calibri" w:hAnsi="Calibri"/>
          <w:sz w:val="18"/>
          <w:szCs w:val="18"/>
        </w:rPr>
        <w:t>It will not reset internal statistics, such as button presses, awake duration etc.</w:t>
      </w:r>
    </w:p>
    <w:p w14:paraId="6B7507B1" w14:textId="38E0ED9F" w:rsidR="00320BE2" w:rsidRDefault="008F46B5" w:rsidP="00E00D60">
      <w:pPr>
        <w:pStyle w:val="3"/>
      </w:pPr>
      <w:bookmarkStart w:id="109" w:name="_Toc5263208"/>
      <w:r>
        <w:lastRenderedPageBreak/>
        <w:t>Normal Operation</w:t>
      </w:r>
      <w:bookmarkEnd w:id="109"/>
    </w:p>
    <w:p w14:paraId="2808BA9D" w14:textId="61997C80" w:rsidR="008F46B5" w:rsidRDefault="001F659D" w:rsidP="001F659D">
      <w:pPr>
        <w:rPr>
          <w:rFonts w:ascii="Calibri" w:hAnsi="Calibri" w:cs="Calibri" w:hint="eastAsia"/>
          <w:sz w:val="18"/>
          <w:lang w:eastAsia="zh-CN"/>
        </w:rPr>
      </w:pPr>
      <w:r w:rsidRPr="00BA1ADD">
        <w:rPr>
          <w:rFonts w:ascii="Calibri" w:hAnsi="Calibri" w:cs="Calibri"/>
          <w:sz w:val="18"/>
        </w:rPr>
        <w:t>The device</w:t>
      </w:r>
      <w:r>
        <w:rPr>
          <w:rFonts w:ascii="Calibri" w:hAnsi="Calibri" w:cs="Calibri"/>
          <w:sz w:val="18"/>
        </w:rPr>
        <w:t xml:space="preserve"> when in normal operation will</w:t>
      </w:r>
      <w:r w:rsidR="00112F69">
        <w:rPr>
          <w:rFonts w:ascii="Calibri" w:hAnsi="Calibri" w:cs="Calibri"/>
          <w:sz w:val="18"/>
        </w:rPr>
        <w:t xml:space="preserve"> transmit its BLE advertising packet at the defined timings as per </w:t>
      </w:r>
      <w:r w:rsidR="00F33D5D">
        <w:rPr>
          <w:rFonts w:ascii="Calibri" w:hAnsi="Calibri" w:cs="Calibri"/>
          <w:sz w:val="18"/>
        </w:rPr>
        <w:t>provisioned profile from the platform</w:t>
      </w:r>
      <w:r w:rsidR="00A31F36">
        <w:rPr>
          <w:rFonts w:ascii="Calibri" w:hAnsi="Calibri" w:cs="Calibri"/>
          <w:sz w:val="18"/>
        </w:rPr>
        <w:t xml:space="preserve"> or the base firmware in the device</w:t>
      </w:r>
      <w:r w:rsidR="00F33D5D">
        <w:rPr>
          <w:rFonts w:ascii="Calibri" w:hAnsi="Calibri" w:cs="Calibri"/>
          <w:sz w:val="18"/>
        </w:rPr>
        <w:t xml:space="preserve">. </w:t>
      </w:r>
      <w:r w:rsidR="004D25DC">
        <w:rPr>
          <w:rFonts w:ascii="Calibri" w:hAnsi="Calibri" w:cs="Calibri"/>
          <w:sz w:val="18"/>
        </w:rPr>
        <w:t xml:space="preserve">The default operation is for the device to continually broadcast its BLE advertising packet without </w:t>
      </w:r>
      <w:r w:rsidR="002B6984">
        <w:rPr>
          <w:rFonts w:ascii="Calibri" w:hAnsi="Calibri" w:cs="Calibri"/>
          <w:sz w:val="18"/>
        </w:rPr>
        <w:t>interruption</w:t>
      </w:r>
      <w:r w:rsidR="004D25DC">
        <w:rPr>
          <w:rFonts w:ascii="Calibri" w:hAnsi="Calibri" w:cs="Calibri"/>
          <w:sz w:val="18"/>
        </w:rPr>
        <w:t xml:space="preserve">. Several </w:t>
      </w:r>
      <w:r w:rsidR="00767C26">
        <w:rPr>
          <w:rFonts w:ascii="Calibri" w:hAnsi="Calibri" w:cs="Calibri"/>
          <w:sz w:val="18"/>
        </w:rPr>
        <w:t>features</w:t>
      </w:r>
      <w:r w:rsidR="004D25DC">
        <w:rPr>
          <w:rFonts w:ascii="Calibri" w:hAnsi="Calibri" w:cs="Calibri"/>
          <w:sz w:val="18"/>
        </w:rPr>
        <w:t xml:space="preserve"> rely on this functionality to </w:t>
      </w:r>
      <w:r w:rsidR="00CA694D">
        <w:rPr>
          <w:rFonts w:ascii="Calibri" w:hAnsi="Calibri" w:cs="Calibri"/>
          <w:sz w:val="18"/>
        </w:rPr>
        <w:t xml:space="preserve">enhance the devices </w:t>
      </w:r>
      <w:r w:rsidR="00767C26">
        <w:rPr>
          <w:rFonts w:ascii="Calibri" w:hAnsi="Calibri" w:cs="Calibri"/>
          <w:sz w:val="18"/>
        </w:rPr>
        <w:t>usefulness</w:t>
      </w:r>
      <w:r w:rsidR="00CA694D">
        <w:rPr>
          <w:rFonts w:ascii="Calibri" w:hAnsi="Calibri" w:cs="Calibri"/>
          <w:sz w:val="18"/>
        </w:rPr>
        <w:t xml:space="preserve"> and also tie in with the customer proposition. </w:t>
      </w:r>
    </w:p>
    <w:p w14:paraId="37E63235" w14:textId="5493649B" w:rsidR="00CA694D" w:rsidRDefault="00CA694D" w:rsidP="001F659D">
      <w:pPr>
        <w:rPr>
          <w:rFonts w:ascii="Calibri" w:hAnsi="Calibri" w:cs="Calibri"/>
          <w:sz w:val="18"/>
        </w:rPr>
      </w:pPr>
      <w:r>
        <w:rPr>
          <w:rFonts w:ascii="Calibri" w:hAnsi="Calibri" w:cs="Calibri"/>
          <w:sz w:val="18"/>
        </w:rPr>
        <w:t>For example</w:t>
      </w:r>
      <w:r w:rsidR="009B313B">
        <w:rPr>
          <w:rFonts w:ascii="Calibri" w:hAnsi="Calibri" w:cs="Calibri"/>
          <w:sz w:val="18"/>
        </w:rPr>
        <w:t>:</w:t>
      </w:r>
      <w:r>
        <w:rPr>
          <w:rFonts w:ascii="Calibri" w:hAnsi="Calibri" w:cs="Calibri"/>
          <w:sz w:val="18"/>
        </w:rPr>
        <w:t xml:space="preserve"> the device will </w:t>
      </w:r>
      <w:r w:rsidR="009A29BD">
        <w:rPr>
          <w:rFonts w:ascii="Calibri" w:hAnsi="Calibri" w:cs="Calibri"/>
          <w:sz w:val="18"/>
        </w:rPr>
        <w:t>constantly</w:t>
      </w:r>
      <w:r>
        <w:rPr>
          <w:rFonts w:ascii="Calibri" w:hAnsi="Calibri" w:cs="Calibri"/>
          <w:sz w:val="18"/>
        </w:rPr>
        <w:t xml:space="preserve"> broadcast its BLE </w:t>
      </w:r>
      <w:r w:rsidR="009A29BD">
        <w:rPr>
          <w:rFonts w:ascii="Calibri" w:hAnsi="Calibri" w:cs="Calibri"/>
          <w:sz w:val="18"/>
        </w:rPr>
        <w:t>advertising</w:t>
      </w:r>
      <w:r>
        <w:rPr>
          <w:rFonts w:ascii="Calibri" w:hAnsi="Calibri" w:cs="Calibri"/>
          <w:sz w:val="18"/>
        </w:rPr>
        <w:t xml:space="preserve"> packet so that a user may be able to determine its location in proximity of their smartphone running </w:t>
      </w:r>
      <w:r w:rsidR="009A29BD">
        <w:rPr>
          <w:rFonts w:ascii="Calibri" w:hAnsi="Calibri" w:cs="Calibri"/>
          <w:sz w:val="18"/>
        </w:rPr>
        <w:t>an app.</w:t>
      </w:r>
    </w:p>
    <w:p w14:paraId="35876E71" w14:textId="38787523" w:rsidR="009B313B" w:rsidRDefault="009B313B" w:rsidP="001F659D">
      <w:pPr>
        <w:rPr>
          <w:rFonts w:ascii="Calibri" w:hAnsi="Calibri" w:cs="Calibri"/>
          <w:sz w:val="18"/>
        </w:rPr>
      </w:pPr>
      <w:r>
        <w:rPr>
          <w:rFonts w:ascii="Calibri" w:hAnsi="Calibri" w:cs="Calibri"/>
          <w:sz w:val="18"/>
        </w:rPr>
        <w:t xml:space="preserve">We will also need to be able to establish a BLE connection with the device at </w:t>
      </w:r>
      <w:r w:rsidR="00DF10A7">
        <w:rPr>
          <w:rFonts w:ascii="Calibri" w:hAnsi="Calibri" w:cs="Calibri"/>
          <w:sz w:val="18"/>
        </w:rPr>
        <w:t>any time</w:t>
      </w:r>
      <w:r w:rsidR="00BC101C">
        <w:rPr>
          <w:rFonts w:ascii="Calibri" w:hAnsi="Calibri" w:cs="Calibri"/>
          <w:sz w:val="18"/>
        </w:rPr>
        <w:t xml:space="preserve"> to </w:t>
      </w:r>
      <w:r w:rsidR="00DF10A7">
        <w:rPr>
          <w:rFonts w:ascii="Calibri" w:hAnsi="Calibri" w:cs="Calibri"/>
          <w:sz w:val="18"/>
        </w:rPr>
        <w:t xml:space="preserve">send </w:t>
      </w:r>
      <w:r w:rsidR="00C31127">
        <w:rPr>
          <w:rFonts w:ascii="Calibri" w:hAnsi="Calibri" w:cs="Calibri"/>
          <w:sz w:val="18"/>
        </w:rPr>
        <w:t xml:space="preserve">characteristics </w:t>
      </w:r>
      <w:r w:rsidR="00101AD6">
        <w:rPr>
          <w:rFonts w:ascii="Calibri" w:hAnsi="Calibri" w:cs="Calibri"/>
          <w:sz w:val="18"/>
        </w:rPr>
        <w:t>to the device</w:t>
      </w:r>
      <w:r w:rsidR="00BC101C">
        <w:rPr>
          <w:rFonts w:ascii="Calibri" w:hAnsi="Calibri" w:cs="Calibri"/>
          <w:sz w:val="18"/>
        </w:rPr>
        <w:t>.</w:t>
      </w:r>
      <w:r w:rsidR="00101AD6">
        <w:rPr>
          <w:rFonts w:ascii="Calibri" w:hAnsi="Calibri" w:cs="Calibri"/>
          <w:sz w:val="18"/>
        </w:rPr>
        <w:t xml:space="preserve"> These </w:t>
      </w:r>
      <w:r w:rsidR="002B78B6">
        <w:rPr>
          <w:rFonts w:ascii="Calibri" w:hAnsi="Calibri" w:cs="Calibri"/>
          <w:sz w:val="18"/>
        </w:rPr>
        <w:t>characteristics</w:t>
      </w:r>
      <w:r w:rsidR="00C31127">
        <w:rPr>
          <w:rFonts w:ascii="Calibri" w:hAnsi="Calibri" w:cs="Calibri"/>
          <w:sz w:val="18"/>
        </w:rPr>
        <w:t xml:space="preserve"> </w:t>
      </w:r>
      <w:r w:rsidR="00101AD6">
        <w:rPr>
          <w:rFonts w:ascii="Calibri" w:hAnsi="Calibri" w:cs="Calibri"/>
          <w:sz w:val="18"/>
        </w:rPr>
        <w:t xml:space="preserve">could be </w:t>
      </w:r>
      <w:r w:rsidR="00DF10A7">
        <w:rPr>
          <w:rFonts w:ascii="Calibri" w:hAnsi="Calibri" w:cs="Calibri"/>
          <w:sz w:val="18"/>
        </w:rPr>
        <w:t xml:space="preserve">used to </w:t>
      </w:r>
      <w:r w:rsidR="002B78B6">
        <w:rPr>
          <w:rFonts w:ascii="Calibri" w:hAnsi="Calibri" w:cs="Calibri"/>
          <w:sz w:val="18"/>
        </w:rPr>
        <w:t>do any of the below for example:</w:t>
      </w:r>
    </w:p>
    <w:p w14:paraId="1CA6C6DB" w14:textId="77777777" w:rsidR="002B78B6" w:rsidRDefault="002B78B6" w:rsidP="002B78B6">
      <w:pPr>
        <w:pStyle w:val="af"/>
        <w:numPr>
          <w:ilvl w:val="0"/>
          <w:numId w:val="25"/>
        </w:numPr>
        <w:rPr>
          <w:rFonts w:ascii="Calibri" w:hAnsi="Calibri" w:cs="Calibri"/>
          <w:sz w:val="18"/>
        </w:rPr>
      </w:pPr>
      <w:r w:rsidRPr="00BA1ADD">
        <w:rPr>
          <w:rFonts w:ascii="Calibri" w:hAnsi="Calibri" w:cs="Calibri"/>
          <w:sz w:val="18"/>
        </w:rPr>
        <w:t>Factory Rese</w:t>
      </w:r>
      <w:r>
        <w:rPr>
          <w:rFonts w:ascii="Calibri" w:hAnsi="Calibri" w:cs="Calibri"/>
          <w:sz w:val="18"/>
        </w:rPr>
        <w:t>t</w:t>
      </w:r>
    </w:p>
    <w:p w14:paraId="63189758" w14:textId="77777777" w:rsidR="000419CB" w:rsidRDefault="000419CB" w:rsidP="002B78B6">
      <w:pPr>
        <w:pStyle w:val="af"/>
        <w:numPr>
          <w:ilvl w:val="0"/>
          <w:numId w:val="25"/>
        </w:numPr>
        <w:rPr>
          <w:rFonts w:ascii="Calibri" w:hAnsi="Calibri" w:cs="Calibri"/>
          <w:sz w:val="18"/>
        </w:rPr>
      </w:pPr>
      <w:r>
        <w:rPr>
          <w:rFonts w:ascii="Calibri" w:hAnsi="Calibri" w:cs="Calibri"/>
          <w:sz w:val="18"/>
        </w:rPr>
        <w:t>Put device into Shipping Mode / Aeroplane Mode</w:t>
      </w:r>
    </w:p>
    <w:p w14:paraId="61C99F96" w14:textId="77777777" w:rsidR="005527D7" w:rsidRDefault="000419CB" w:rsidP="002B78B6">
      <w:pPr>
        <w:pStyle w:val="af"/>
        <w:numPr>
          <w:ilvl w:val="0"/>
          <w:numId w:val="25"/>
        </w:numPr>
        <w:rPr>
          <w:rFonts w:ascii="Calibri" w:hAnsi="Calibri" w:cs="Calibri"/>
          <w:sz w:val="18"/>
        </w:rPr>
      </w:pPr>
      <w:r>
        <w:rPr>
          <w:rFonts w:ascii="Calibri" w:hAnsi="Calibri" w:cs="Calibri"/>
          <w:sz w:val="18"/>
        </w:rPr>
        <w:t>Force a device telemetry to be sent to IoT Hub</w:t>
      </w:r>
    </w:p>
    <w:p w14:paraId="0032852D" w14:textId="5DE69F20" w:rsidR="002B78B6" w:rsidRPr="00BA1ADD" w:rsidRDefault="005527D7" w:rsidP="00BA1ADD">
      <w:pPr>
        <w:pStyle w:val="af"/>
        <w:numPr>
          <w:ilvl w:val="0"/>
          <w:numId w:val="25"/>
        </w:numPr>
        <w:rPr>
          <w:rFonts w:ascii="Calibri" w:hAnsi="Calibri" w:cs="Calibri"/>
          <w:sz w:val="18"/>
        </w:rPr>
      </w:pPr>
      <w:r>
        <w:rPr>
          <w:rFonts w:ascii="Calibri" w:hAnsi="Calibri" w:cs="Calibri"/>
          <w:sz w:val="18"/>
        </w:rPr>
        <w:t>Play a tone on the buzzer (Ring the Tag)</w:t>
      </w:r>
      <w:r w:rsidR="002B78B6" w:rsidRPr="00BA1ADD">
        <w:rPr>
          <w:rFonts w:ascii="Calibri" w:hAnsi="Calibri" w:cs="Calibri"/>
          <w:sz w:val="18"/>
        </w:rPr>
        <w:br/>
      </w:r>
    </w:p>
    <w:p w14:paraId="534D761B" w14:textId="346B80FE" w:rsidR="009F750B" w:rsidRDefault="004E0746" w:rsidP="00E00D60">
      <w:pPr>
        <w:pStyle w:val="3"/>
      </w:pPr>
      <w:bookmarkStart w:id="110" w:name="_Toc5263209"/>
      <w:r>
        <w:t>OTA Upgrade Mode Conditions</w:t>
      </w:r>
      <w:bookmarkEnd w:id="110"/>
    </w:p>
    <w:p w14:paraId="1B5C8CF2" w14:textId="3D1157EF" w:rsidR="004E0746" w:rsidRPr="00E00D60" w:rsidRDefault="00E00D60" w:rsidP="00E00D60">
      <w:pPr>
        <w:rPr>
          <w:rFonts w:ascii="Calibri" w:hAnsi="Calibri"/>
          <w:sz w:val="18"/>
          <w:szCs w:val="18"/>
        </w:rPr>
      </w:pPr>
      <w:r w:rsidRPr="00E00D60">
        <w:rPr>
          <w:rFonts w:ascii="Calibri" w:hAnsi="Calibri"/>
          <w:sz w:val="18"/>
          <w:szCs w:val="18"/>
        </w:rPr>
        <w:t xml:space="preserve">The device will only perform an OTA </w:t>
      </w:r>
      <w:r w:rsidR="008A684D">
        <w:rPr>
          <w:rFonts w:ascii="Calibri" w:hAnsi="Calibri"/>
          <w:sz w:val="18"/>
          <w:szCs w:val="18"/>
        </w:rPr>
        <w:t xml:space="preserve">update </w:t>
      </w:r>
      <w:r w:rsidRPr="00E00D60">
        <w:rPr>
          <w:rFonts w:ascii="Calibri" w:hAnsi="Calibri"/>
          <w:sz w:val="18"/>
          <w:szCs w:val="18"/>
        </w:rPr>
        <w:t>of the Firmware if the b</w:t>
      </w:r>
      <w:r w:rsidR="008A684D">
        <w:rPr>
          <w:rFonts w:ascii="Calibri" w:hAnsi="Calibri"/>
          <w:sz w:val="18"/>
          <w:szCs w:val="18"/>
        </w:rPr>
        <w:t>elow conditions are met:</w:t>
      </w:r>
    </w:p>
    <w:p w14:paraId="79ED1723" w14:textId="2FEC7973" w:rsidR="00E00D60" w:rsidRPr="00E00D60" w:rsidRDefault="00E00D60" w:rsidP="00E00D60">
      <w:pPr>
        <w:pStyle w:val="af"/>
        <w:numPr>
          <w:ilvl w:val="0"/>
          <w:numId w:val="24"/>
        </w:numPr>
        <w:rPr>
          <w:rFonts w:ascii="Calibri" w:eastAsia="Cambria" w:hAnsi="Calibri" w:cs="Times New Roman"/>
          <w:spacing w:val="-2"/>
          <w:sz w:val="18"/>
          <w:szCs w:val="18"/>
        </w:rPr>
      </w:pPr>
      <w:r w:rsidRPr="00E00D60">
        <w:rPr>
          <w:rFonts w:ascii="Calibri" w:eastAsia="Cambria" w:hAnsi="Calibri" w:cs="Times New Roman"/>
          <w:spacing w:val="-2"/>
          <w:sz w:val="18"/>
          <w:szCs w:val="18"/>
        </w:rPr>
        <w:t>Device has greater than 30% battery capacity remaining</w:t>
      </w:r>
      <w:r w:rsidR="00AB75B8">
        <w:rPr>
          <w:rFonts w:ascii="Calibri" w:eastAsia="Cambria" w:hAnsi="Calibri" w:cs="Times New Roman"/>
          <w:spacing w:val="-2"/>
          <w:sz w:val="18"/>
          <w:szCs w:val="18"/>
        </w:rPr>
        <w:t>.</w:t>
      </w:r>
    </w:p>
    <w:p w14:paraId="7B3C2FAB" w14:textId="73F99871" w:rsidR="00E00D60" w:rsidRPr="00E00D60" w:rsidRDefault="00E00D60" w:rsidP="00E00D60">
      <w:pPr>
        <w:pStyle w:val="af"/>
        <w:numPr>
          <w:ilvl w:val="0"/>
          <w:numId w:val="24"/>
        </w:numPr>
        <w:rPr>
          <w:rFonts w:ascii="Calibri" w:eastAsia="Cambria" w:hAnsi="Calibri" w:cs="Times New Roman"/>
          <w:spacing w:val="-2"/>
          <w:sz w:val="18"/>
          <w:szCs w:val="18"/>
        </w:rPr>
      </w:pPr>
      <w:r w:rsidRPr="00E00D60">
        <w:rPr>
          <w:rFonts w:ascii="Calibri" w:eastAsia="Cambria" w:hAnsi="Calibri" w:cs="Times New Roman"/>
          <w:spacing w:val="-2"/>
          <w:sz w:val="18"/>
          <w:szCs w:val="18"/>
        </w:rPr>
        <w:t>Device has been stationary for greater than 30 minutes</w:t>
      </w:r>
      <w:r w:rsidR="00AB75B8">
        <w:rPr>
          <w:rFonts w:ascii="Calibri" w:eastAsia="Cambria" w:hAnsi="Calibri" w:cs="Times New Roman"/>
          <w:spacing w:val="-2"/>
          <w:sz w:val="18"/>
          <w:szCs w:val="18"/>
        </w:rPr>
        <w:t>.</w:t>
      </w:r>
    </w:p>
    <w:p w14:paraId="495A2022" w14:textId="5F25ED51" w:rsidR="00552EA4" w:rsidRPr="005E0A3C" w:rsidRDefault="00552EA4" w:rsidP="00E00D60">
      <w:pPr>
        <w:pStyle w:val="af"/>
        <w:numPr>
          <w:ilvl w:val="0"/>
          <w:numId w:val="24"/>
        </w:numPr>
        <w:rPr>
          <w:rFonts w:ascii="Calibri" w:eastAsia="Cambria" w:hAnsi="Calibri" w:cs="Times New Roman"/>
          <w:spacing w:val="-2"/>
          <w:sz w:val="18"/>
          <w:szCs w:val="18"/>
        </w:rPr>
      </w:pPr>
      <w:r>
        <w:rPr>
          <w:rFonts w:ascii="Calibri" w:eastAsia="Cambria" w:hAnsi="Calibri" w:cs="Times New Roman"/>
          <w:spacing w:val="-2"/>
          <w:sz w:val="18"/>
          <w:szCs w:val="18"/>
        </w:rPr>
        <w:t xml:space="preserve">Device has reasonable network coverage greater than or equal to </w:t>
      </w:r>
      <w:r w:rsidRPr="00EC3696">
        <w:rPr>
          <w:rFonts w:ascii="Calibri" w:hAnsi="Calibri"/>
          <w:sz w:val="18"/>
          <w:szCs w:val="18"/>
        </w:rPr>
        <w:t>3 bars</w:t>
      </w:r>
      <w:r>
        <w:rPr>
          <w:rFonts w:ascii="Calibri" w:hAnsi="Calibri"/>
          <w:sz w:val="18"/>
          <w:szCs w:val="18"/>
        </w:rPr>
        <w:t xml:space="preserve"> RSRP (</w:t>
      </w:r>
      <w:r w:rsidRPr="00EC3696">
        <w:rPr>
          <w:rFonts w:ascii="Calibri" w:hAnsi="Calibri"/>
          <w:sz w:val="18"/>
          <w:szCs w:val="18"/>
        </w:rPr>
        <w:t>-100 ≥ -105</w:t>
      </w:r>
      <w:r>
        <w:rPr>
          <w:rFonts w:ascii="Calibri" w:hAnsi="Calibri"/>
          <w:sz w:val="18"/>
          <w:szCs w:val="18"/>
        </w:rPr>
        <w:t>)</w:t>
      </w:r>
      <w:r w:rsidR="00871562">
        <w:rPr>
          <w:rFonts w:ascii="Calibri" w:hAnsi="Calibri"/>
          <w:sz w:val="18"/>
          <w:szCs w:val="18"/>
        </w:rPr>
        <w:t>.</w:t>
      </w:r>
    </w:p>
    <w:p w14:paraId="4D0E2327" w14:textId="2C6E04D7" w:rsidR="00021713" w:rsidRDefault="00021713" w:rsidP="00021713">
      <w:pPr>
        <w:pStyle w:val="af"/>
        <w:ind w:left="0"/>
        <w:rPr>
          <w:rFonts w:ascii="Calibri" w:eastAsia="Cambria" w:hAnsi="Calibri" w:cs="Times New Roman"/>
          <w:spacing w:val="-2"/>
          <w:sz w:val="18"/>
          <w:szCs w:val="18"/>
        </w:rPr>
      </w:pPr>
    </w:p>
    <w:p w14:paraId="13BC6C3F" w14:textId="62AD033B" w:rsidR="00021713" w:rsidRPr="002B2C36" w:rsidRDefault="00021713" w:rsidP="005E0A3C">
      <w:pPr>
        <w:pStyle w:val="af"/>
        <w:ind w:left="0"/>
        <w:rPr>
          <w:rFonts w:ascii="Calibri" w:eastAsia="Cambria" w:hAnsi="Calibri" w:cs="Times New Roman"/>
          <w:i/>
          <w:spacing w:val="-2"/>
          <w:sz w:val="18"/>
          <w:szCs w:val="18"/>
        </w:rPr>
      </w:pPr>
      <w:r w:rsidRPr="002B2C36">
        <w:rPr>
          <w:rFonts w:ascii="Calibri" w:eastAsia="Cambria" w:hAnsi="Calibri" w:cs="Times New Roman"/>
          <w:i/>
          <w:spacing w:val="-2"/>
          <w:sz w:val="18"/>
          <w:szCs w:val="18"/>
        </w:rPr>
        <w:t>Device will perform a CRC32 ch</w:t>
      </w:r>
      <w:r w:rsidR="009D461B" w:rsidRPr="002B2C36">
        <w:rPr>
          <w:rFonts w:ascii="Calibri" w:eastAsia="Cambria" w:hAnsi="Calibri" w:cs="Times New Roman"/>
          <w:i/>
          <w:spacing w:val="-2"/>
          <w:sz w:val="18"/>
          <w:szCs w:val="18"/>
        </w:rPr>
        <w:t>e</w:t>
      </w:r>
      <w:r w:rsidRPr="002B2C36">
        <w:rPr>
          <w:rFonts w:ascii="Calibri" w:eastAsia="Cambria" w:hAnsi="Calibri" w:cs="Times New Roman"/>
          <w:i/>
          <w:spacing w:val="-2"/>
          <w:sz w:val="18"/>
          <w:szCs w:val="18"/>
        </w:rPr>
        <w:t>cksum on</w:t>
      </w:r>
      <w:r w:rsidR="009D461B" w:rsidRPr="002B2C36">
        <w:rPr>
          <w:rFonts w:ascii="Calibri" w:eastAsia="Cambria" w:hAnsi="Calibri" w:cs="Times New Roman"/>
          <w:i/>
          <w:spacing w:val="-2"/>
          <w:sz w:val="18"/>
          <w:szCs w:val="18"/>
        </w:rPr>
        <w:t xml:space="preserve"> t</w:t>
      </w:r>
      <w:r w:rsidRPr="002B2C36">
        <w:rPr>
          <w:rFonts w:ascii="Calibri" w:eastAsia="Cambria" w:hAnsi="Calibri" w:cs="Times New Roman"/>
          <w:i/>
          <w:spacing w:val="-2"/>
          <w:sz w:val="18"/>
          <w:szCs w:val="18"/>
        </w:rPr>
        <w:t>h</w:t>
      </w:r>
      <w:r w:rsidR="009D461B" w:rsidRPr="002B2C36">
        <w:rPr>
          <w:rFonts w:ascii="Calibri" w:eastAsia="Cambria" w:hAnsi="Calibri" w:cs="Times New Roman"/>
          <w:i/>
          <w:spacing w:val="-2"/>
          <w:sz w:val="18"/>
          <w:szCs w:val="18"/>
        </w:rPr>
        <w:t>e image before programming.</w:t>
      </w:r>
      <w:r w:rsidRPr="002B2C36">
        <w:rPr>
          <w:rFonts w:ascii="Calibri" w:eastAsia="Cambria" w:hAnsi="Calibri" w:cs="Times New Roman"/>
          <w:i/>
          <w:spacing w:val="-2"/>
          <w:sz w:val="18"/>
          <w:szCs w:val="18"/>
        </w:rPr>
        <w:t xml:space="preserve"> </w:t>
      </w:r>
    </w:p>
    <w:p w14:paraId="37026920" w14:textId="2D0C185C" w:rsidR="00B9780D" w:rsidRPr="006F6281" w:rsidRDefault="00B9780D" w:rsidP="00001A36">
      <w:pPr>
        <w:pStyle w:val="2"/>
      </w:pPr>
      <w:bookmarkStart w:id="111" w:name="_Toc5263210"/>
      <w:r w:rsidRPr="006F6281">
        <w:t>Authentication and Security</w:t>
      </w:r>
      <w:bookmarkEnd w:id="111"/>
    </w:p>
    <w:p w14:paraId="33699EF0" w14:textId="5EEB8B30" w:rsidR="00564F26" w:rsidRPr="006F6281" w:rsidRDefault="00564F26" w:rsidP="00B87879">
      <w:pPr>
        <w:jc w:val="both"/>
        <w:rPr>
          <w:rFonts w:ascii="Calibri" w:hAnsi="Calibri"/>
          <w:sz w:val="18"/>
          <w:szCs w:val="18"/>
        </w:rPr>
      </w:pPr>
      <w:r w:rsidRPr="006F6281">
        <w:rPr>
          <w:rFonts w:ascii="Calibri" w:hAnsi="Calibri"/>
          <w:sz w:val="18"/>
          <w:szCs w:val="18"/>
        </w:rPr>
        <w:t>The device authentication and security has different aspects in the end to end solution point.</w:t>
      </w:r>
      <w:r w:rsidR="001E1EC3" w:rsidRPr="006F6281">
        <w:rPr>
          <w:rFonts w:ascii="Calibri" w:hAnsi="Calibri"/>
          <w:sz w:val="18"/>
          <w:szCs w:val="18"/>
        </w:rPr>
        <w:t xml:space="preserve"> The following picture provides the visualisation of the device authentication. The device related items </w:t>
      </w:r>
      <w:proofErr w:type="gramStart"/>
      <w:r w:rsidR="001E1EC3" w:rsidRPr="006F6281">
        <w:rPr>
          <w:rFonts w:ascii="Calibri" w:hAnsi="Calibri"/>
          <w:sz w:val="18"/>
          <w:szCs w:val="18"/>
        </w:rPr>
        <w:t>namely,</w:t>
      </w:r>
      <w:proofErr w:type="gramEnd"/>
      <w:r w:rsidR="001E1EC3" w:rsidRPr="006F6281">
        <w:rPr>
          <w:rFonts w:ascii="Calibri" w:hAnsi="Calibri"/>
          <w:sz w:val="18"/>
          <w:szCs w:val="18"/>
        </w:rPr>
        <w:t xml:space="preserve"> authentication and data integrity design is explained. </w:t>
      </w:r>
    </w:p>
    <w:p w14:paraId="36EDD879" w14:textId="3B869F96" w:rsidR="001E1EC3" w:rsidRPr="006F6281" w:rsidRDefault="000B36F3" w:rsidP="00B87879">
      <w:pPr>
        <w:jc w:val="both"/>
        <w:rPr>
          <w:rFonts w:ascii="Calibri" w:hAnsi="Calibri"/>
          <w:sz w:val="18"/>
          <w:szCs w:val="18"/>
        </w:rPr>
      </w:pPr>
      <w:r w:rsidRPr="006F6281">
        <w:rPr>
          <w:rFonts w:ascii="Calibri" w:hAnsi="Calibri"/>
          <w:noProof/>
        </w:rPr>
        <w:object w:dxaOrig="15645" w:dyaOrig="5400" w14:anchorId="55DFA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75pt;height:157.7pt" o:ole="">
            <v:imagedata r:id="rId13" o:title=""/>
          </v:shape>
          <o:OLEObject Type="Embed" ProgID="Visio.Drawing.11" ShapeID="_x0000_i1028" DrawAspect="Content" ObjectID="_1622382595" r:id="rId14"/>
        </w:object>
      </w:r>
    </w:p>
    <w:p w14:paraId="49C66270" w14:textId="5C1F5316" w:rsidR="00564F26" w:rsidRPr="006F6281" w:rsidRDefault="00564F26" w:rsidP="00001A36">
      <w:pPr>
        <w:pStyle w:val="3"/>
        <w:rPr>
          <w:lang w:eastAsia="en-AU"/>
        </w:rPr>
      </w:pPr>
      <w:bookmarkStart w:id="112" w:name="_Toc5263211"/>
      <w:r w:rsidRPr="006F6281">
        <w:t>Device Authentication</w:t>
      </w:r>
      <w:bookmarkEnd w:id="112"/>
      <w:r w:rsidRPr="006F6281">
        <w:t xml:space="preserve"> </w:t>
      </w:r>
    </w:p>
    <w:p w14:paraId="26A20637" w14:textId="77777777" w:rsidR="00564F26" w:rsidRPr="006F6281" w:rsidRDefault="00564F26" w:rsidP="00B87879">
      <w:pPr>
        <w:pStyle w:val="af"/>
        <w:spacing w:after="0" w:line="240" w:lineRule="auto"/>
        <w:contextualSpacing w:val="0"/>
        <w:jc w:val="both"/>
        <w:rPr>
          <w:rFonts w:ascii="Calibri" w:hAnsi="Calibri"/>
          <w:sz w:val="18"/>
          <w:szCs w:val="18"/>
        </w:rPr>
      </w:pPr>
      <w:r w:rsidRPr="006F6281">
        <w:rPr>
          <w:rFonts w:ascii="Calibri" w:hAnsi="Calibri"/>
          <w:sz w:val="18"/>
          <w:szCs w:val="18"/>
        </w:rPr>
        <w:t xml:space="preserve">Device authentication is achieved through the following semi-automatic process. </w:t>
      </w:r>
    </w:p>
    <w:p w14:paraId="29B6EF13" w14:textId="77777777" w:rsidR="00564F26" w:rsidRPr="006F6281" w:rsidRDefault="00564F26" w:rsidP="00EE25AA">
      <w:pPr>
        <w:pStyle w:val="af"/>
        <w:numPr>
          <w:ilvl w:val="0"/>
          <w:numId w:val="8"/>
        </w:numPr>
        <w:spacing w:after="0" w:line="240" w:lineRule="auto"/>
        <w:contextualSpacing w:val="0"/>
        <w:jc w:val="both"/>
        <w:rPr>
          <w:rFonts w:ascii="Calibri" w:hAnsi="Calibri"/>
          <w:sz w:val="18"/>
          <w:szCs w:val="18"/>
          <w:lang w:eastAsia="en-AU"/>
        </w:rPr>
      </w:pPr>
      <w:proofErr w:type="gramStart"/>
      <w:r w:rsidRPr="006F6281">
        <w:rPr>
          <w:rFonts w:ascii="Calibri" w:hAnsi="Calibri"/>
          <w:sz w:val="18"/>
          <w:szCs w:val="18"/>
        </w:rPr>
        <w:t>Step</w:t>
      </w:r>
      <w:proofErr w:type="gramEnd"/>
      <w:r w:rsidRPr="006F6281">
        <w:rPr>
          <w:rFonts w:ascii="Calibri" w:hAnsi="Calibri"/>
          <w:sz w:val="18"/>
          <w:szCs w:val="18"/>
        </w:rPr>
        <w:t xml:space="preserve"> 1 - Acquire the X.509 CA certificate – Telstra to acquire the X.509 root certificate and also create an intermediate CA certificate. </w:t>
      </w:r>
    </w:p>
    <w:p w14:paraId="48894EC1" w14:textId="77777777" w:rsidR="00564F26" w:rsidRPr="006F6281" w:rsidRDefault="00564F26" w:rsidP="00EE25AA">
      <w:pPr>
        <w:pStyle w:val="af"/>
        <w:numPr>
          <w:ilvl w:val="0"/>
          <w:numId w:val="8"/>
        </w:numPr>
        <w:spacing w:after="0" w:line="240" w:lineRule="auto"/>
        <w:contextualSpacing w:val="0"/>
        <w:jc w:val="both"/>
        <w:rPr>
          <w:rFonts w:ascii="Calibri" w:hAnsi="Calibri"/>
          <w:sz w:val="18"/>
          <w:szCs w:val="18"/>
          <w:lang w:eastAsia="en-AU"/>
        </w:rPr>
      </w:pPr>
      <w:r w:rsidRPr="006F6281">
        <w:rPr>
          <w:rFonts w:ascii="Calibri" w:hAnsi="Calibri"/>
          <w:sz w:val="18"/>
          <w:szCs w:val="18"/>
        </w:rPr>
        <w:t>Step 2 – Telstra to register the registered root certificate in the IoT HUB</w:t>
      </w:r>
    </w:p>
    <w:p w14:paraId="6876A4C0" w14:textId="77777777" w:rsidR="0009587C" w:rsidRPr="006F6281" w:rsidRDefault="00564F26" w:rsidP="00EE25AA">
      <w:pPr>
        <w:pStyle w:val="af"/>
        <w:numPr>
          <w:ilvl w:val="0"/>
          <w:numId w:val="8"/>
        </w:numPr>
        <w:spacing w:after="0" w:line="240" w:lineRule="auto"/>
        <w:contextualSpacing w:val="0"/>
        <w:jc w:val="both"/>
        <w:rPr>
          <w:rFonts w:ascii="Calibri" w:hAnsi="Calibri"/>
          <w:sz w:val="18"/>
          <w:szCs w:val="18"/>
          <w:lang w:eastAsia="en-AU"/>
        </w:rPr>
      </w:pPr>
      <w:r w:rsidRPr="006F6281">
        <w:rPr>
          <w:rFonts w:ascii="Calibri" w:hAnsi="Calibri"/>
          <w:sz w:val="18"/>
          <w:szCs w:val="18"/>
        </w:rPr>
        <w:t xml:space="preserve">Step 3 - Telstra to share the </w:t>
      </w:r>
      <w:r w:rsidR="0009587C" w:rsidRPr="006F6281">
        <w:rPr>
          <w:rFonts w:ascii="Calibri" w:hAnsi="Calibri"/>
          <w:sz w:val="18"/>
          <w:szCs w:val="18"/>
        </w:rPr>
        <w:t>intermediate certificate to the Inseego team</w:t>
      </w:r>
    </w:p>
    <w:p w14:paraId="6337C6A1" w14:textId="77777777" w:rsidR="0009587C" w:rsidRPr="006F6281" w:rsidRDefault="0009587C" w:rsidP="00EE25AA">
      <w:pPr>
        <w:pStyle w:val="af"/>
        <w:numPr>
          <w:ilvl w:val="0"/>
          <w:numId w:val="8"/>
        </w:numPr>
        <w:spacing w:after="0" w:line="240" w:lineRule="auto"/>
        <w:contextualSpacing w:val="0"/>
        <w:jc w:val="both"/>
        <w:rPr>
          <w:rFonts w:ascii="Calibri" w:hAnsi="Calibri"/>
          <w:sz w:val="18"/>
          <w:szCs w:val="18"/>
          <w:lang w:eastAsia="en-AU"/>
        </w:rPr>
      </w:pPr>
      <w:r w:rsidRPr="006F6281">
        <w:rPr>
          <w:rFonts w:ascii="Calibri" w:hAnsi="Calibri"/>
          <w:sz w:val="18"/>
          <w:szCs w:val="18"/>
        </w:rPr>
        <w:t>Step 4 – Inseego to define the levels of intermediate certificates required before the</w:t>
      </w:r>
      <w:r w:rsidR="00564F26" w:rsidRPr="006F6281">
        <w:rPr>
          <w:rFonts w:ascii="Calibri" w:hAnsi="Calibri"/>
          <w:sz w:val="18"/>
          <w:szCs w:val="18"/>
        </w:rPr>
        <w:t xml:space="preserve"> device certificate </w:t>
      </w:r>
      <w:r w:rsidRPr="006F6281">
        <w:rPr>
          <w:rFonts w:ascii="Calibri" w:hAnsi="Calibri"/>
          <w:sz w:val="18"/>
          <w:szCs w:val="18"/>
        </w:rPr>
        <w:t xml:space="preserve">is generated and is </w:t>
      </w:r>
      <w:r w:rsidR="00564F26" w:rsidRPr="006F6281">
        <w:rPr>
          <w:rFonts w:ascii="Calibri" w:hAnsi="Calibri"/>
          <w:sz w:val="18"/>
          <w:szCs w:val="18"/>
        </w:rPr>
        <w:t xml:space="preserve">stored in </w:t>
      </w:r>
      <w:r w:rsidRPr="006F6281">
        <w:rPr>
          <w:rFonts w:ascii="Calibri" w:hAnsi="Calibri"/>
          <w:sz w:val="18"/>
          <w:szCs w:val="18"/>
        </w:rPr>
        <w:t xml:space="preserve">respective </w:t>
      </w:r>
      <w:r w:rsidR="00564F26" w:rsidRPr="006F6281">
        <w:rPr>
          <w:rFonts w:ascii="Calibri" w:hAnsi="Calibri"/>
          <w:sz w:val="18"/>
          <w:szCs w:val="18"/>
        </w:rPr>
        <w:t>HSM chip</w:t>
      </w:r>
      <w:r w:rsidRPr="006F6281">
        <w:rPr>
          <w:rFonts w:ascii="Calibri" w:hAnsi="Calibri"/>
          <w:sz w:val="18"/>
          <w:szCs w:val="18"/>
        </w:rPr>
        <w:t xml:space="preserve"> of the device</w:t>
      </w:r>
      <w:r w:rsidR="00564F26" w:rsidRPr="006F6281">
        <w:rPr>
          <w:rFonts w:ascii="Calibri" w:hAnsi="Calibri"/>
          <w:sz w:val="18"/>
          <w:szCs w:val="18"/>
        </w:rPr>
        <w:t xml:space="preserve">. </w:t>
      </w:r>
    </w:p>
    <w:p w14:paraId="5152A599" w14:textId="5CA91A9F" w:rsidR="0009587C" w:rsidRPr="006F6281" w:rsidRDefault="0009587C" w:rsidP="00EE25AA">
      <w:pPr>
        <w:pStyle w:val="af"/>
        <w:numPr>
          <w:ilvl w:val="0"/>
          <w:numId w:val="8"/>
        </w:numPr>
        <w:spacing w:after="0" w:line="240" w:lineRule="auto"/>
        <w:contextualSpacing w:val="0"/>
        <w:jc w:val="both"/>
        <w:rPr>
          <w:rFonts w:ascii="Calibri" w:hAnsi="Calibri"/>
          <w:sz w:val="18"/>
          <w:szCs w:val="18"/>
          <w:lang w:eastAsia="en-AU"/>
        </w:rPr>
      </w:pPr>
      <w:r w:rsidRPr="006F6281">
        <w:rPr>
          <w:rFonts w:ascii="Calibri" w:hAnsi="Calibri"/>
          <w:sz w:val="18"/>
          <w:szCs w:val="18"/>
        </w:rPr>
        <w:t>Step 5</w:t>
      </w:r>
      <w:r w:rsidR="00B16C05">
        <w:rPr>
          <w:rFonts w:ascii="Calibri" w:hAnsi="Calibri"/>
          <w:sz w:val="18"/>
          <w:szCs w:val="18"/>
        </w:rPr>
        <w:t xml:space="preserve"> </w:t>
      </w:r>
      <w:r w:rsidRPr="006F6281">
        <w:rPr>
          <w:rFonts w:ascii="Calibri" w:hAnsi="Calibri"/>
          <w:sz w:val="18"/>
          <w:szCs w:val="18"/>
        </w:rPr>
        <w:t>- Post device registration process, f</w:t>
      </w:r>
      <w:r w:rsidR="00564F26" w:rsidRPr="006F6281">
        <w:rPr>
          <w:rFonts w:ascii="Calibri" w:hAnsi="Calibri"/>
          <w:sz w:val="18"/>
          <w:szCs w:val="18"/>
        </w:rPr>
        <w:t xml:space="preserve">or each transaction, the device certificate is uploaded </w:t>
      </w:r>
      <w:r w:rsidRPr="006F6281">
        <w:rPr>
          <w:rFonts w:ascii="Calibri" w:hAnsi="Calibri"/>
          <w:sz w:val="18"/>
          <w:szCs w:val="18"/>
        </w:rPr>
        <w:t>along with the certificate chain.</w:t>
      </w:r>
    </w:p>
    <w:p w14:paraId="2A96E676" w14:textId="0F508A03" w:rsidR="00564F26" w:rsidRPr="00100C5B" w:rsidRDefault="0009587C" w:rsidP="003725D5">
      <w:pPr>
        <w:pStyle w:val="af"/>
        <w:numPr>
          <w:ilvl w:val="0"/>
          <w:numId w:val="8"/>
        </w:numPr>
        <w:spacing w:after="0" w:line="240" w:lineRule="auto"/>
        <w:contextualSpacing w:val="0"/>
        <w:jc w:val="both"/>
        <w:rPr>
          <w:rFonts w:ascii="Calibri" w:hAnsi="Calibri"/>
          <w:sz w:val="18"/>
          <w:szCs w:val="18"/>
        </w:rPr>
      </w:pPr>
      <w:r w:rsidRPr="00100C5B">
        <w:rPr>
          <w:rFonts w:ascii="Calibri" w:hAnsi="Calibri"/>
          <w:sz w:val="18"/>
          <w:szCs w:val="18"/>
        </w:rPr>
        <w:lastRenderedPageBreak/>
        <w:t xml:space="preserve">Step 6 – The IoT hub and the device complete the authentication in </w:t>
      </w:r>
      <w:r w:rsidR="00564F26" w:rsidRPr="00100C5B">
        <w:rPr>
          <w:rFonts w:ascii="Calibri" w:hAnsi="Calibri"/>
          <w:sz w:val="18"/>
          <w:szCs w:val="18"/>
        </w:rPr>
        <w:t xml:space="preserve">the background </w:t>
      </w:r>
      <w:r w:rsidRPr="00100C5B">
        <w:rPr>
          <w:rFonts w:ascii="Calibri" w:hAnsi="Calibri"/>
          <w:sz w:val="18"/>
          <w:szCs w:val="18"/>
        </w:rPr>
        <w:t>ensuring</w:t>
      </w:r>
      <w:r w:rsidR="00564F26" w:rsidRPr="00100C5B">
        <w:rPr>
          <w:rFonts w:ascii="Calibri" w:hAnsi="Calibri"/>
          <w:sz w:val="18"/>
          <w:szCs w:val="18"/>
        </w:rPr>
        <w:t xml:space="preserve"> the proof of possession is done to verify the device. </w:t>
      </w:r>
    </w:p>
    <w:p w14:paraId="0071EB56" w14:textId="6B12B856" w:rsidR="0009587C" w:rsidRPr="006F6281" w:rsidRDefault="00564F26" w:rsidP="00001A36">
      <w:pPr>
        <w:pStyle w:val="3"/>
      </w:pPr>
      <w:bookmarkStart w:id="113" w:name="_Toc5263212"/>
      <w:r w:rsidRPr="006F6281">
        <w:t>Data integrity</w:t>
      </w:r>
      <w:bookmarkEnd w:id="113"/>
    </w:p>
    <w:p w14:paraId="36375719" w14:textId="5EDBF3B4" w:rsidR="00564F26" w:rsidRPr="006F6281" w:rsidRDefault="00564F26" w:rsidP="00B87879">
      <w:pPr>
        <w:spacing w:after="0" w:line="240" w:lineRule="auto"/>
        <w:ind w:left="720"/>
        <w:jc w:val="both"/>
        <w:rPr>
          <w:rFonts w:ascii="Calibri" w:hAnsi="Calibri"/>
          <w:sz w:val="18"/>
          <w:szCs w:val="18"/>
        </w:rPr>
      </w:pPr>
      <w:r w:rsidRPr="006F6281">
        <w:rPr>
          <w:rFonts w:ascii="Calibri" w:hAnsi="Calibri"/>
          <w:sz w:val="18"/>
          <w:szCs w:val="18"/>
        </w:rPr>
        <w:t xml:space="preserve">The </w:t>
      </w:r>
      <w:r w:rsidR="0009587C" w:rsidRPr="006F6281">
        <w:rPr>
          <w:rFonts w:ascii="Calibri" w:hAnsi="Calibri"/>
          <w:sz w:val="18"/>
          <w:szCs w:val="18"/>
        </w:rPr>
        <w:t xml:space="preserve">security requirement is to ensure that the </w:t>
      </w:r>
      <w:r w:rsidRPr="006F6281">
        <w:rPr>
          <w:rFonts w:ascii="Calibri" w:hAnsi="Calibri"/>
          <w:sz w:val="18"/>
          <w:szCs w:val="18"/>
        </w:rPr>
        <w:t xml:space="preserve">data confidentiality (in security terms) is maintained. i.e. ‘Device1’ is reporting about self, not about any other device. </w:t>
      </w:r>
      <w:r w:rsidR="0009587C" w:rsidRPr="006F6281">
        <w:rPr>
          <w:rFonts w:ascii="Calibri" w:hAnsi="Calibri"/>
          <w:sz w:val="18"/>
          <w:szCs w:val="18"/>
        </w:rPr>
        <w:t>The</w:t>
      </w:r>
      <w:r w:rsidRPr="006F6281">
        <w:rPr>
          <w:rFonts w:ascii="Calibri" w:hAnsi="Calibri"/>
          <w:sz w:val="18"/>
          <w:szCs w:val="18"/>
        </w:rPr>
        <w:t xml:space="preserve"> solution approach</w:t>
      </w:r>
      <w:r w:rsidRPr="006F6281">
        <w:rPr>
          <w:rFonts w:ascii="Calibri" w:hAnsi="Calibri"/>
          <w:color w:val="0070C0"/>
          <w:sz w:val="18"/>
          <w:szCs w:val="18"/>
        </w:rPr>
        <w:t xml:space="preserve"> </w:t>
      </w:r>
      <w:r w:rsidRPr="006F6281">
        <w:rPr>
          <w:rFonts w:ascii="Calibri" w:hAnsi="Calibri"/>
          <w:sz w:val="18"/>
          <w:szCs w:val="18"/>
        </w:rPr>
        <w:t xml:space="preserve">using digital signature is to SHA-256 hash the device payload (mainly device ID) on the device side. Later the microservice on the LoT Platform side will rehash the payload, compare the hashes to confirm that the message is about the self. </w:t>
      </w:r>
      <w:r w:rsidR="0009587C" w:rsidRPr="006F6281">
        <w:rPr>
          <w:rFonts w:ascii="Calibri" w:hAnsi="Calibri"/>
          <w:sz w:val="18"/>
          <w:szCs w:val="18"/>
        </w:rPr>
        <w:t>Hashing of the payload can be achieved only through the pu</w:t>
      </w:r>
      <w:r w:rsidR="001E1EC3" w:rsidRPr="006F6281">
        <w:rPr>
          <w:rFonts w:ascii="Calibri" w:hAnsi="Calibri"/>
          <w:sz w:val="18"/>
          <w:szCs w:val="18"/>
        </w:rPr>
        <w:t>blic key. The i</w:t>
      </w:r>
      <w:r w:rsidRPr="006F6281">
        <w:rPr>
          <w:rFonts w:ascii="Calibri" w:hAnsi="Calibri"/>
          <w:sz w:val="18"/>
          <w:szCs w:val="18"/>
        </w:rPr>
        <w:t xml:space="preserve">mpacts of this solution </w:t>
      </w:r>
      <w:r w:rsidR="001E1EC3" w:rsidRPr="006F6281">
        <w:rPr>
          <w:rFonts w:ascii="Calibri" w:hAnsi="Calibri"/>
          <w:sz w:val="18"/>
          <w:szCs w:val="18"/>
        </w:rPr>
        <w:t>are</w:t>
      </w:r>
    </w:p>
    <w:p w14:paraId="04151CB3" w14:textId="6912152B" w:rsidR="00564F26" w:rsidRPr="006F6281" w:rsidRDefault="00564F26" w:rsidP="00EE25AA">
      <w:pPr>
        <w:pStyle w:val="af"/>
        <w:numPr>
          <w:ilvl w:val="0"/>
          <w:numId w:val="10"/>
        </w:numPr>
        <w:spacing w:after="0" w:line="240" w:lineRule="auto"/>
        <w:contextualSpacing w:val="0"/>
        <w:jc w:val="both"/>
        <w:rPr>
          <w:rFonts w:ascii="Calibri" w:hAnsi="Calibri"/>
          <w:sz w:val="18"/>
          <w:szCs w:val="18"/>
        </w:rPr>
      </w:pPr>
      <w:r w:rsidRPr="006F6281">
        <w:rPr>
          <w:rFonts w:ascii="Calibri" w:hAnsi="Calibri"/>
          <w:sz w:val="18"/>
          <w:szCs w:val="18"/>
        </w:rPr>
        <w:t xml:space="preserve">A process to be set up </w:t>
      </w:r>
      <w:r w:rsidR="001E1EC3" w:rsidRPr="006F6281">
        <w:rPr>
          <w:rFonts w:ascii="Calibri" w:hAnsi="Calibri"/>
          <w:sz w:val="18"/>
          <w:szCs w:val="18"/>
        </w:rPr>
        <w:t xml:space="preserve">by the vendor </w:t>
      </w:r>
      <w:r w:rsidRPr="006F6281">
        <w:rPr>
          <w:rFonts w:ascii="Calibri" w:hAnsi="Calibri"/>
          <w:sz w:val="18"/>
          <w:szCs w:val="18"/>
        </w:rPr>
        <w:t>for the record the device ID and respective signatures (during the shipment)</w:t>
      </w:r>
    </w:p>
    <w:p w14:paraId="38FA9E7F" w14:textId="124E835C" w:rsidR="00564F26" w:rsidRPr="006F6281" w:rsidRDefault="001E1EC3" w:rsidP="00EE25AA">
      <w:pPr>
        <w:pStyle w:val="af"/>
        <w:numPr>
          <w:ilvl w:val="0"/>
          <w:numId w:val="10"/>
        </w:numPr>
        <w:spacing w:after="0" w:line="240" w:lineRule="auto"/>
        <w:contextualSpacing w:val="0"/>
        <w:jc w:val="both"/>
        <w:rPr>
          <w:rFonts w:ascii="Calibri" w:hAnsi="Calibri"/>
          <w:sz w:val="18"/>
          <w:szCs w:val="18"/>
        </w:rPr>
      </w:pPr>
      <w:r w:rsidRPr="006F6281">
        <w:rPr>
          <w:rFonts w:ascii="Calibri" w:hAnsi="Calibri"/>
          <w:sz w:val="18"/>
          <w:szCs w:val="18"/>
        </w:rPr>
        <w:t xml:space="preserve">Telstra to </w:t>
      </w:r>
      <w:r w:rsidR="00564F26" w:rsidRPr="006F6281">
        <w:rPr>
          <w:rFonts w:ascii="Calibri" w:hAnsi="Calibri"/>
          <w:sz w:val="18"/>
          <w:szCs w:val="18"/>
        </w:rPr>
        <w:t>Store the above information securely</w:t>
      </w:r>
    </w:p>
    <w:p w14:paraId="019F5312" w14:textId="75C30E06" w:rsidR="00564F26" w:rsidRPr="006F6281" w:rsidRDefault="00564F26" w:rsidP="00EE25AA">
      <w:pPr>
        <w:pStyle w:val="af"/>
        <w:numPr>
          <w:ilvl w:val="0"/>
          <w:numId w:val="10"/>
        </w:numPr>
        <w:spacing w:after="0" w:line="240" w:lineRule="auto"/>
        <w:contextualSpacing w:val="0"/>
        <w:jc w:val="both"/>
        <w:rPr>
          <w:rFonts w:ascii="Calibri" w:hAnsi="Calibri"/>
          <w:sz w:val="18"/>
          <w:szCs w:val="18"/>
        </w:rPr>
      </w:pPr>
      <w:r w:rsidRPr="006F6281">
        <w:rPr>
          <w:rFonts w:ascii="Calibri" w:hAnsi="Calibri"/>
          <w:sz w:val="18"/>
          <w:szCs w:val="18"/>
        </w:rPr>
        <w:t xml:space="preserve">For each message - the device has to add the functions of hashing </w:t>
      </w:r>
    </w:p>
    <w:p w14:paraId="5842805A" w14:textId="56FE029A" w:rsidR="00564F26" w:rsidRPr="006F6281" w:rsidRDefault="00564F26" w:rsidP="00EE25AA">
      <w:pPr>
        <w:pStyle w:val="af"/>
        <w:numPr>
          <w:ilvl w:val="0"/>
          <w:numId w:val="10"/>
        </w:numPr>
        <w:spacing w:after="0" w:line="240" w:lineRule="auto"/>
        <w:contextualSpacing w:val="0"/>
        <w:jc w:val="both"/>
        <w:rPr>
          <w:rFonts w:ascii="Calibri" w:hAnsi="Calibri"/>
          <w:sz w:val="18"/>
          <w:szCs w:val="18"/>
        </w:rPr>
      </w:pPr>
      <w:r w:rsidRPr="006F6281">
        <w:rPr>
          <w:rFonts w:ascii="Calibri" w:hAnsi="Calibri"/>
          <w:sz w:val="18"/>
          <w:szCs w:val="18"/>
        </w:rPr>
        <w:t xml:space="preserve">For each message on the server side, there is a need verification. </w:t>
      </w:r>
    </w:p>
    <w:p w14:paraId="040454A4" w14:textId="77777777" w:rsidR="0099227B" w:rsidRPr="006F6281" w:rsidRDefault="0099227B" w:rsidP="00B87879">
      <w:pPr>
        <w:spacing w:after="0" w:line="240" w:lineRule="auto"/>
        <w:ind w:firstLine="720"/>
        <w:jc w:val="both"/>
        <w:rPr>
          <w:rFonts w:ascii="Calibri" w:hAnsi="Calibri"/>
          <w:sz w:val="18"/>
          <w:szCs w:val="18"/>
        </w:rPr>
      </w:pPr>
    </w:p>
    <w:p w14:paraId="7FCD26DF" w14:textId="5F891929" w:rsidR="00564F26" w:rsidRPr="006F6281" w:rsidRDefault="00F2049C" w:rsidP="00B87879">
      <w:pPr>
        <w:spacing w:after="0" w:line="240" w:lineRule="auto"/>
        <w:ind w:firstLine="720"/>
        <w:jc w:val="both"/>
        <w:rPr>
          <w:rFonts w:ascii="Calibri" w:hAnsi="Calibri"/>
          <w:sz w:val="18"/>
          <w:szCs w:val="18"/>
        </w:rPr>
      </w:pPr>
      <w:r w:rsidRPr="006F6281">
        <w:rPr>
          <w:rFonts w:ascii="Calibri" w:hAnsi="Calibri"/>
          <w:sz w:val="18"/>
          <w:szCs w:val="18"/>
        </w:rPr>
        <w:t xml:space="preserve">The </w:t>
      </w:r>
      <w:r w:rsidR="00564F26" w:rsidRPr="006F6281">
        <w:rPr>
          <w:rFonts w:ascii="Calibri" w:hAnsi="Calibri"/>
          <w:sz w:val="18"/>
          <w:szCs w:val="18"/>
        </w:rPr>
        <w:t>Supply Chain Security (to prevent any additional device produced by vendors):</w:t>
      </w:r>
    </w:p>
    <w:p w14:paraId="7C59358A" w14:textId="77777777" w:rsidR="00564F26" w:rsidRPr="006F6281" w:rsidRDefault="00564F26" w:rsidP="00EE25AA">
      <w:pPr>
        <w:pStyle w:val="af"/>
        <w:numPr>
          <w:ilvl w:val="0"/>
          <w:numId w:val="11"/>
        </w:numPr>
        <w:spacing w:after="0" w:line="240" w:lineRule="auto"/>
        <w:jc w:val="both"/>
        <w:rPr>
          <w:rFonts w:ascii="Calibri" w:hAnsi="Calibri"/>
          <w:sz w:val="18"/>
          <w:szCs w:val="18"/>
        </w:rPr>
      </w:pPr>
      <w:r w:rsidRPr="006F6281">
        <w:rPr>
          <w:rFonts w:ascii="Calibri" w:hAnsi="Calibri"/>
          <w:sz w:val="18"/>
          <w:szCs w:val="18"/>
        </w:rPr>
        <w:t>Manufacture provides Telstra with device ID and device certificate public key for all Telstra ordered devices;</w:t>
      </w:r>
    </w:p>
    <w:p w14:paraId="0567EB25" w14:textId="363296AC" w:rsidR="00564F26" w:rsidRPr="006F6281" w:rsidRDefault="00564F26" w:rsidP="00EE25AA">
      <w:pPr>
        <w:pStyle w:val="af"/>
        <w:numPr>
          <w:ilvl w:val="0"/>
          <w:numId w:val="11"/>
        </w:numPr>
        <w:spacing w:after="0" w:line="240" w:lineRule="auto"/>
        <w:jc w:val="both"/>
        <w:rPr>
          <w:rFonts w:ascii="Calibri" w:hAnsi="Calibri"/>
          <w:sz w:val="18"/>
          <w:szCs w:val="18"/>
        </w:rPr>
      </w:pPr>
      <w:r w:rsidRPr="006F6281">
        <w:rPr>
          <w:rFonts w:ascii="Calibri" w:hAnsi="Calibri"/>
          <w:sz w:val="18"/>
          <w:szCs w:val="18"/>
        </w:rPr>
        <w:t>LoT Microservice will validate payloads to verify it’s from an eligible device by checking its device ID &amp; certificate;</w:t>
      </w:r>
    </w:p>
    <w:p w14:paraId="08E11F86" w14:textId="47407692" w:rsidR="009F750B" w:rsidRPr="009F750B" w:rsidRDefault="00564F26" w:rsidP="009F750B">
      <w:pPr>
        <w:pStyle w:val="af"/>
        <w:numPr>
          <w:ilvl w:val="0"/>
          <w:numId w:val="11"/>
        </w:numPr>
        <w:spacing w:after="0" w:line="240" w:lineRule="auto"/>
        <w:jc w:val="both"/>
        <w:rPr>
          <w:rFonts w:ascii="Calibri" w:hAnsi="Calibri"/>
          <w:sz w:val="18"/>
          <w:szCs w:val="18"/>
        </w:rPr>
        <w:sectPr w:rsidR="009F750B" w:rsidRPr="009F750B" w:rsidSect="0089687E">
          <w:headerReference w:type="default" r:id="rId15"/>
          <w:footerReference w:type="even" r:id="rId16"/>
          <w:footerReference w:type="default" r:id="rId17"/>
          <w:headerReference w:type="first" r:id="rId18"/>
          <w:footerReference w:type="first" r:id="rId19"/>
          <w:pgSz w:w="11900" w:h="16840" w:code="9"/>
          <w:pgMar w:top="1699" w:right="1368" w:bottom="1699" w:left="1368" w:header="562" w:footer="562" w:gutter="0"/>
          <w:cols w:space="708"/>
          <w:docGrid w:linePitch="360"/>
        </w:sectPr>
      </w:pPr>
      <w:r w:rsidRPr="006F6281">
        <w:rPr>
          <w:rFonts w:ascii="Calibri" w:hAnsi="Calibri"/>
          <w:sz w:val="18"/>
          <w:szCs w:val="18"/>
        </w:rPr>
        <w:t>If any devices are identified as not legitimated, Microservice will de-provision the device identity from IoT Hub.</w:t>
      </w:r>
    </w:p>
    <w:p w14:paraId="54318BA4" w14:textId="016E8B42" w:rsidR="00685936" w:rsidRPr="006F6281" w:rsidRDefault="00685936" w:rsidP="00001A36">
      <w:pPr>
        <w:pStyle w:val="2"/>
      </w:pPr>
      <w:bookmarkStart w:id="114" w:name="_Toc5263213"/>
      <w:r w:rsidRPr="006F6281">
        <w:lastRenderedPageBreak/>
        <w:t xml:space="preserve">LTE </w:t>
      </w:r>
      <w:r w:rsidR="00100C5B">
        <w:t xml:space="preserve">Telemetry data, </w:t>
      </w:r>
      <w:r w:rsidRPr="006F6281">
        <w:t>Firmware upgrades</w:t>
      </w:r>
      <w:r w:rsidR="00100C5B">
        <w:t xml:space="preserve"> and S</w:t>
      </w:r>
      <w:r w:rsidR="00FC0B97">
        <w:t xml:space="preserve">etting the device </w:t>
      </w:r>
      <w:r w:rsidR="00100C5B">
        <w:t xml:space="preserve">control </w:t>
      </w:r>
      <w:r w:rsidR="00FC0B97">
        <w:t>parameters</w:t>
      </w:r>
      <w:bookmarkEnd w:id="114"/>
    </w:p>
    <w:p w14:paraId="31325FE9" w14:textId="77777777" w:rsidR="00D82FE4" w:rsidRDefault="00D82FE4" w:rsidP="00E71793">
      <w:pPr>
        <w:rPr>
          <w:rFonts w:ascii="Calibri" w:hAnsi="Calibri"/>
        </w:rPr>
      </w:pPr>
      <w:r>
        <w:rPr>
          <w:rFonts w:ascii="Calibri" w:hAnsi="Calibri"/>
        </w:rPr>
        <w:t xml:space="preserve"> The following sub sections provide the visualisation of the different device interactions with the platform (MQTT) and App (Bluetooth). </w:t>
      </w:r>
    </w:p>
    <w:p w14:paraId="1DEB481F" w14:textId="29A5D09C" w:rsidR="00D05E29" w:rsidRDefault="00D05E29" w:rsidP="00823807">
      <w:pPr>
        <w:pStyle w:val="3"/>
      </w:pPr>
      <w:bookmarkStart w:id="115" w:name="_Toc5263214"/>
      <w:r>
        <w:t>Telemetry Data flow</w:t>
      </w:r>
      <w:bookmarkEnd w:id="115"/>
    </w:p>
    <w:p w14:paraId="5C215B95" w14:textId="67E03CAA" w:rsidR="001D5724" w:rsidRDefault="001D5724" w:rsidP="00823807">
      <w:pPr>
        <w:pStyle w:val="Bodytextblue"/>
      </w:pPr>
      <w:r w:rsidRPr="00823807">
        <w:rPr>
          <w:rFonts w:ascii="Calibri" w:hAnsi="Calibri" w:cs="Times New Roman"/>
          <w:color w:val="auto"/>
          <w:sz w:val="20"/>
          <w:szCs w:val="20"/>
        </w:rPr>
        <w:t xml:space="preserve">The following diagram depicts the telemetry data flow details. </w:t>
      </w:r>
    </w:p>
    <w:p w14:paraId="041A79B6" w14:textId="5ED7F61C" w:rsidR="00AA394B" w:rsidRDefault="001D5724" w:rsidP="00823807">
      <w:pPr>
        <w:pStyle w:val="Bodytextblue"/>
      </w:pPr>
      <w:r>
        <w:rPr>
          <w:noProof/>
          <w:lang w:val="en-US" w:eastAsia="zh-CN"/>
        </w:rPr>
        <w:drawing>
          <wp:inline distT="0" distB="0" distL="0" distR="0" wp14:anchorId="5BC9D0D1" wp14:editId="0691DBA4">
            <wp:extent cx="8523605"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23605" cy="3188335"/>
                    </a:xfrm>
                    <a:prstGeom prst="rect">
                      <a:avLst/>
                    </a:prstGeom>
                    <a:noFill/>
                    <a:ln>
                      <a:noFill/>
                    </a:ln>
                  </pic:spPr>
                </pic:pic>
              </a:graphicData>
            </a:graphic>
          </wp:inline>
        </w:drawing>
      </w:r>
    </w:p>
    <w:p w14:paraId="2BC45183" w14:textId="60F844BF" w:rsidR="00CC1A66" w:rsidRDefault="00CC1A66" w:rsidP="00823807">
      <w:pPr>
        <w:pStyle w:val="3"/>
      </w:pPr>
      <w:bookmarkStart w:id="116" w:name="_Toc5263215"/>
      <w:r>
        <w:t xml:space="preserve">Message </w:t>
      </w:r>
      <w:r w:rsidR="00D82FE4">
        <w:t>processing</w:t>
      </w:r>
      <w:r>
        <w:t xml:space="preserve"> in the tag</w:t>
      </w:r>
      <w:bookmarkEnd w:id="116"/>
    </w:p>
    <w:p w14:paraId="128564FA" w14:textId="2151A8FA" w:rsidR="001D5724" w:rsidDel="004C16E3" w:rsidRDefault="001D5724">
      <w:pPr>
        <w:rPr>
          <w:del w:id="117" w:author="Xin Bai" w:date="2019-06-18T17:03:00Z"/>
          <w:noProof/>
        </w:rPr>
      </w:pPr>
      <w:r>
        <w:rPr>
          <w:noProof/>
        </w:rPr>
        <w:t xml:space="preserve">The following flow diagram depicts the details involved in the cloud to device message processing. </w:t>
      </w:r>
      <w:bookmarkStart w:id="118" w:name="_GoBack"/>
      <w:bookmarkEnd w:id="118"/>
    </w:p>
    <w:p w14:paraId="6D95624B" w14:textId="2228FE2E" w:rsidR="00CC1A66" w:rsidDel="00CF5BAC" w:rsidRDefault="00CC1A66" w:rsidP="004C16E3">
      <w:pPr>
        <w:rPr>
          <w:del w:id="119" w:author="Xin Bai" w:date="2019-06-18T17:03:00Z"/>
          <w:rFonts w:hint="eastAsia"/>
          <w:lang w:eastAsia="zh-CN"/>
        </w:rPr>
        <w:pPrChange w:id="120" w:author="Xin Bai" w:date="2019-06-18T17:03:00Z">
          <w:pPr>
            <w:pStyle w:val="3"/>
            <w:numPr>
              <w:ilvl w:val="0"/>
              <w:numId w:val="0"/>
            </w:numPr>
            <w:ind w:left="0" w:firstLine="0"/>
          </w:pPr>
        </w:pPrChange>
      </w:pPr>
    </w:p>
    <w:p w14:paraId="1FFE46D6" w14:textId="3B04D585" w:rsidR="001D5724" w:rsidRDefault="001D5724" w:rsidP="00823807">
      <w:pPr>
        <w:rPr>
          <w:b/>
          <w:bCs/>
        </w:rPr>
        <w:sectPr w:rsidR="001D5724" w:rsidSect="009F750B">
          <w:pgSz w:w="16840" w:h="11900" w:orient="landscape" w:code="9"/>
          <w:pgMar w:top="1368" w:right="1699" w:bottom="1368" w:left="1699" w:header="562" w:footer="562" w:gutter="0"/>
          <w:cols w:space="708"/>
          <w:docGrid w:linePitch="360"/>
        </w:sectPr>
      </w:pPr>
      <w:r>
        <w:rPr>
          <w:noProof/>
          <w:lang w:val="en-US" w:eastAsia="zh-CN"/>
        </w:rPr>
        <w:lastRenderedPageBreak/>
        <w:drawing>
          <wp:inline distT="0" distB="0" distL="0" distR="0" wp14:anchorId="44759EF9" wp14:editId="67FEF4DE">
            <wp:extent cx="8523605" cy="306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23605" cy="3061335"/>
                    </a:xfrm>
                    <a:prstGeom prst="rect">
                      <a:avLst/>
                    </a:prstGeom>
                    <a:noFill/>
                    <a:ln>
                      <a:noFill/>
                    </a:ln>
                  </pic:spPr>
                </pic:pic>
              </a:graphicData>
            </a:graphic>
          </wp:inline>
        </w:drawing>
      </w:r>
    </w:p>
    <w:p w14:paraId="37E184EF" w14:textId="7E891FC9" w:rsidR="00CC1A66" w:rsidRDefault="00CC1A66" w:rsidP="00823807">
      <w:pPr>
        <w:pStyle w:val="3"/>
      </w:pPr>
      <w:bookmarkStart w:id="121" w:name="_Toc5263216"/>
      <w:r>
        <w:lastRenderedPageBreak/>
        <w:t>Device Registration</w:t>
      </w:r>
      <w:bookmarkEnd w:id="121"/>
    </w:p>
    <w:p w14:paraId="7D9D97D4" w14:textId="234E02CC" w:rsidR="00CC1A66" w:rsidRDefault="001D5724" w:rsidP="1E7DBB6B">
      <w:r>
        <w:t xml:space="preserve">The following diagram provides the details on the Bluetooth, app based flow for the device registration. </w:t>
      </w:r>
    </w:p>
    <w:p w14:paraId="74C2817F" w14:textId="77C9BACB" w:rsidR="001D5724" w:rsidRPr="00CC1A66" w:rsidRDefault="001D5724">
      <w:r>
        <w:rPr>
          <w:noProof/>
          <w:lang w:val="en-US" w:eastAsia="zh-CN"/>
        </w:rPr>
        <w:drawing>
          <wp:inline distT="0" distB="0" distL="0" distR="0" wp14:anchorId="6E22C3EF" wp14:editId="7F0ED9E2">
            <wp:extent cx="5812155" cy="4993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155" cy="4993640"/>
                    </a:xfrm>
                    <a:prstGeom prst="rect">
                      <a:avLst/>
                    </a:prstGeom>
                    <a:noFill/>
                    <a:ln>
                      <a:noFill/>
                    </a:ln>
                  </pic:spPr>
                </pic:pic>
              </a:graphicData>
            </a:graphic>
          </wp:inline>
        </w:drawing>
      </w:r>
    </w:p>
    <w:p w14:paraId="531EDEC9" w14:textId="1B4052F6" w:rsidR="00CC1A66" w:rsidRDefault="00CC1A66" w:rsidP="009F750B">
      <w:pPr>
        <w:jc w:val="both"/>
        <w:rPr>
          <w:rFonts w:ascii="Calibri" w:hAnsi="Calibri"/>
          <w:sz w:val="18"/>
          <w:szCs w:val="18"/>
        </w:rPr>
      </w:pPr>
    </w:p>
    <w:p w14:paraId="61B66E54" w14:textId="77777777" w:rsidR="00CC1A66" w:rsidRDefault="00CC1A66" w:rsidP="009F750B">
      <w:pPr>
        <w:jc w:val="both"/>
        <w:rPr>
          <w:rFonts w:ascii="Calibri" w:hAnsi="Calibri"/>
          <w:sz w:val="18"/>
          <w:szCs w:val="18"/>
        </w:rPr>
      </w:pPr>
    </w:p>
    <w:p w14:paraId="6B5537DE" w14:textId="77777777" w:rsidR="009F750B" w:rsidRPr="009F750B" w:rsidRDefault="009F750B" w:rsidP="009F750B">
      <w:pPr>
        <w:jc w:val="both"/>
        <w:rPr>
          <w:rFonts w:ascii="Calibri" w:hAnsi="Calibri"/>
          <w:sz w:val="18"/>
          <w:szCs w:val="18"/>
        </w:rPr>
        <w:sectPr w:rsidR="009F750B" w:rsidRPr="009F750B" w:rsidSect="00823807">
          <w:pgSz w:w="11900" w:h="16840" w:code="9"/>
          <w:pgMar w:top="1699" w:right="1368" w:bottom="1699" w:left="1368" w:header="562" w:footer="562" w:gutter="0"/>
          <w:cols w:space="708"/>
          <w:docGrid w:linePitch="360"/>
        </w:sectPr>
      </w:pPr>
    </w:p>
    <w:p w14:paraId="082992DB" w14:textId="158FB380" w:rsidR="00B9780D" w:rsidRPr="006F6281" w:rsidRDefault="00B9780D" w:rsidP="00001A36">
      <w:pPr>
        <w:pStyle w:val="2"/>
      </w:pPr>
      <w:bookmarkStart w:id="122" w:name="_Toc5263217"/>
      <w:r w:rsidRPr="006F6281">
        <w:lastRenderedPageBreak/>
        <w:t>LED</w:t>
      </w:r>
      <w:r w:rsidR="00AF17AD" w:rsidRPr="006F6281">
        <w:t xml:space="preserve"> </w:t>
      </w:r>
      <w:r w:rsidRPr="006F6281">
        <w:t>Behaviour</w:t>
      </w:r>
      <w:bookmarkEnd w:id="122"/>
    </w:p>
    <w:p w14:paraId="788101A8" w14:textId="58F3BA4A" w:rsidR="00B9780D" w:rsidRPr="006F6281" w:rsidRDefault="00B9780D" w:rsidP="00B87879">
      <w:pPr>
        <w:jc w:val="both"/>
        <w:rPr>
          <w:rFonts w:ascii="Calibri" w:hAnsi="Calibri"/>
          <w:sz w:val="18"/>
          <w:szCs w:val="18"/>
        </w:rPr>
      </w:pPr>
      <w:r w:rsidRPr="006F6281">
        <w:rPr>
          <w:rFonts w:ascii="Calibri" w:hAnsi="Calibri"/>
          <w:sz w:val="18"/>
          <w:szCs w:val="18"/>
        </w:rPr>
        <w:t>Following is the LED behaviour at different life cycle stages and usage of the device.</w:t>
      </w:r>
      <w:r w:rsidR="005B414E">
        <w:rPr>
          <w:rFonts w:ascii="Calibri" w:hAnsi="Calibri"/>
          <w:sz w:val="18"/>
          <w:szCs w:val="18"/>
        </w:rPr>
        <w:t xml:space="preserve"> The below is in order of operation for the most part.</w:t>
      </w:r>
    </w:p>
    <w:tbl>
      <w:tblPr>
        <w:tblStyle w:val="GridTable5DarkAccent2"/>
        <w:tblW w:w="9154" w:type="dxa"/>
        <w:tblLook w:val="04A0" w:firstRow="1" w:lastRow="0" w:firstColumn="1" w:lastColumn="0" w:noHBand="0" w:noVBand="1"/>
      </w:tblPr>
      <w:tblGrid>
        <w:gridCol w:w="2568"/>
        <w:gridCol w:w="2199"/>
        <w:gridCol w:w="2436"/>
        <w:gridCol w:w="1951"/>
      </w:tblGrid>
      <w:tr w:rsidR="00793F45" w:rsidRPr="006F6281" w14:paraId="229C0299" w14:textId="43F3DA52" w:rsidTr="0082380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49" w:type="dxa"/>
            <w:hideMark/>
          </w:tcPr>
          <w:p w14:paraId="4134A706" w14:textId="77777777" w:rsidR="00793F45" w:rsidRPr="006F6281" w:rsidRDefault="00793F45" w:rsidP="00B87879">
            <w:pPr>
              <w:spacing w:after="0" w:line="240" w:lineRule="auto"/>
              <w:jc w:val="both"/>
              <w:rPr>
                <w:rFonts w:ascii="Calibri" w:eastAsia="Times New Roman" w:hAnsi="Calibri"/>
                <w:spacing w:val="0"/>
                <w:sz w:val="18"/>
                <w:szCs w:val="18"/>
                <w:lang w:eastAsia="en-AU"/>
              </w:rPr>
            </w:pPr>
            <w:r w:rsidRPr="006F6281">
              <w:rPr>
                <w:rFonts w:ascii="Calibri" w:eastAsia="Times New Roman" w:hAnsi="Calibri"/>
                <w:spacing w:val="0"/>
                <w:sz w:val="18"/>
                <w:szCs w:val="18"/>
                <w:lang w:eastAsia="en-AU"/>
              </w:rPr>
              <w:t>Tag Mode</w:t>
            </w:r>
          </w:p>
        </w:tc>
        <w:tc>
          <w:tcPr>
            <w:tcW w:w="0" w:type="dxa"/>
          </w:tcPr>
          <w:p w14:paraId="1560608F" w14:textId="05FA3A02" w:rsidR="00793F45" w:rsidRPr="006F6281" w:rsidRDefault="00793F45" w:rsidP="00B8787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sidRPr="006F6281">
              <w:rPr>
                <w:rFonts w:ascii="Calibri" w:eastAsia="Times New Roman" w:hAnsi="Calibri"/>
                <w:spacing w:val="0"/>
                <w:sz w:val="18"/>
                <w:szCs w:val="18"/>
                <w:lang w:eastAsia="en-AU"/>
              </w:rPr>
              <w:t>LED</w:t>
            </w:r>
            <w:r>
              <w:rPr>
                <w:rFonts w:ascii="Calibri" w:eastAsia="Times New Roman" w:hAnsi="Calibri"/>
                <w:spacing w:val="0"/>
                <w:sz w:val="18"/>
                <w:szCs w:val="18"/>
                <w:lang w:eastAsia="en-AU"/>
              </w:rPr>
              <w:t xml:space="preserve"> State</w:t>
            </w:r>
          </w:p>
        </w:tc>
        <w:tc>
          <w:tcPr>
            <w:tcW w:w="0" w:type="dxa"/>
            <w:hideMark/>
          </w:tcPr>
          <w:p w14:paraId="1BF86088" w14:textId="7C4C16E9" w:rsidR="00793F45" w:rsidRPr="006F6281" w:rsidRDefault="00793F45" w:rsidP="00B8787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Status / Task</w:t>
            </w:r>
          </w:p>
        </w:tc>
        <w:tc>
          <w:tcPr>
            <w:tcW w:w="0" w:type="dxa"/>
          </w:tcPr>
          <w:p w14:paraId="7D0B5F24" w14:textId="1CA4EEAB" w:rsidR="00793F45" w:rsidRPr="006F6281" w:rsidRDefault="00FF6428" w:rsidP="00B8787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spacing w:val="0"/>
                <w:sz w:val="18"/>
                <w:szCs w:val="18"/>
                <w:lang w:eastAsia="en-AU"/>
              </w:rPr>
            </w:pPr>
            <w:r>
              <w:rPr>
                <w:rFonts w:ascii="Calibri" w:eastAsia="Times New Roman" w:hAnsi="Calibri"/>
                <w:spacing w:val="0"/>
                <w:sz w:val="18"/>
                <w:szCs w:val="18"/>
                <w:lang w:eastAsia="en-AU"/>
              </w:rPr>
              <w:t>Detail</w:t>
            </w:r>
          </w:p>
        </w:tc>
      </w:tr>
      <w:tr w:rsidR="00793F45" w:rsidRPr="006F6281" w14:paraId="245CE91F" w14:textId="64DD595D" w:rsidTr="0082380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0" w:type="dxa"/>
            <w:vMerge w:val="restart"/>
            <w:hideMark/>
          </w:tcPr>
          <w:p w14:paraId="561C5C1B" w14:textId="2273AA7C" w:rsidR="00793F45" w:rsidRPr="006F6281" w:rsidRDefault="00793F45" w:rsidP="008F3CE7">
            <w:pPr>
              <w:spacing w:after="0" w:line="240" w:lineRule="auto"/>
              <w:rPr>
                <w:rFonts w:ascii="Calibri" w:eastAsia="Times New Roman" w:hAnsi="Calibri"/>
                <w:spacing w:val="0"/>
                <w:sz w:val="18"/>
                <w:szCs w:val="18"/>
                <w:lang w:eastAsia="en-AU"/>
              </w:rPr>
            </w:pPr>
            <w:r>
              <w:rPr>
                <w:rFonts w:ascii="Calibri" w:eastAsia="Times New Roman" w:hAnsi="Calibri"/>
                <w:spacing w:val="0"/>
                <w:sz w:val="18"/>
                <w:szCs w:val="18"/>
                <w:lang w:eastAsia="en-AU"/>
              </w:rPr>
              <w:t>OOB Profile (out of shipping state) &amp; Forced Diagnostics</w:t>
            </w:r>
            <w:r w:rsidR="0043406F">
              <w:rPr>
                <w:rFonts w:ascii="Calibri" w:eastAsia="Times New Roman" w:hAnsi="Calibri"/>
                <w:spacing w:val="0"/>
                <w:sz w:val="18"/>
                <w:szCs w:val="18"/>
                <w:lang w:eastAsia="en-AU"/>
              </w:rPr>
              <w:t xml:space="preserve"> Check</w:t>
            </w:r>
          </w:p>
        </w:tc>
        <w:tc>
          <w:tcPr>
            <w:tcW w:w="0" w:type="dxa"/>
          </w:tcPr>
          <w:p w14:paraId="5C7D8170" w14:textId="3C30BAF7" w:rsidR="00793F45" w:rsidRPr="006F6281" w:rsidRDefault="00793F4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RED solid</w:t>
            </w:r>
          </w:p>
        </w:tc>
        <w:tc>
          <w:tcPr>
            <w:tcW w:w="0" w:type="dxa"/>
            <w:hideMark/>
          </w:tcPr>
          <w:p w14:paraId="19065E50" w14:textId="1D703AAB" w:rsidR="00793F45" w:rsidRPr="006F6281" w:rsidRDefault="004801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CAT-M1</w:t>
            </w:r>
            <w:r w:rsidR="00793F45" w:rsidRPr="006F6281">
              <w:rPr>
                <w:rFonts w:ascii="Calibri" w:eastAsia="Times New Roman" w:hAnsi="Calibri"/>
                <w:color w:val="000000"/>
                <w:spacing w:val="0"/>
                <w:sz w:val="18"/>
                <w:szCs w:val="18"/>
                <w:lang w:eastAsia="en-AU"/>
              </w:rPr>
              <w:t xml:space="preserve"> Connection Issues, SIM issues</w:t>
            </w:r>
          </w:p>
        </w:tc>
        <w:tc>
          <w:tcPr>
            <w:tcW w:w="0" w:type="dxa"/>
          </w:tcPr>
          <w:p w14:paraId="1ABA3FE5" w14:textId="77777777" w:rsidR="00793F45" w:rsidRPr="006F6281" w:rsidRDefault="00793F45" w:rsidP="002C594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r>
      <w:tr w:rsidR="00793F45" w:rsidRPr="006F6281" w14:paraId="1144EE96" w14:textId="39F7EED4" w:rsidTr="00823807">
        <w:trPr>
          <w:trHeight w:val="54"/>
        </w:trPr>
        <w:tc>
          <w:tcPr>
            <w:cnfStyle w:val="001000000000" w:firstRow="0" w:lastRow="0" w:firstColumn="1" w:lastColumn="0" w:oddVBand="0" w:evenVBand="0" w:oddHBand="0" w:evenHBand="0" w:firstRowFirstColumn="0" w:firstRowLastColumn="0" w:lastRowFirstColumn="0" w:lastRowLastColumn="0"/>
            <w:tcW w:w="0" w:type="dxa"/>
            <w:vMerge/>
            <w:hideMark/>
          </w:tcPr>
          <w:p w14:paraId="1B681DBC" w14:textId="77777777" w:rsidR="00793F45" w:rsidRPr="006F6281" w:rsidRDefault="00793F45" w:rsidP="008F3CE7">
            <w:pPr>
              <w:spacing w:after="0" w:line="240" w:lineRule="auto"/>
              <w:rPr>
                <w:rFonts w:ascii="Calibri" w:eastAsia="Times New Roman" w:hAnsi="Calibri"/>
                <w:spacing w:val="0"/>
                <w:sz w:val="18"/>
                <w:szCs w:val="18"/>
                <w:lang w:eastAsia="en-AU"/>
              </w:rPr>
            </w:pPr>
          </w:p>
        </w:tc>
        <w:tc>
          <w:tcPr>
            <w:tcW w:w="0" w:type="dxa"/>
          </w:tcPr>
          <w:p w14:paraId="410595BC" w14:textId="51389C47" w:rsidR="00793F45" w:rsidRPr="006F6281" w:rsidRDefault="00793F45"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ORANGE solid</w:t>
            </w:r>
          </w:p>
        </w:tc>
        <w:tc>
          <w:tcPr>
            <w:tcW w:w="0" w:type="dxa"/>
            <w:hideMark/>
          </w:tcPr>
          <w:p w14:paraId="0449761D" w14:textId="48D3E99C" w:rsidR="00793F45" w:rsidRPr="006F6281" w:rsidRDefault="004801E7"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Successful</w:t>
            </w:r>
            <w:r w:rsidR="00793F45" w:rsidRPr="006F6281">
              <w:rPr>
                <w:rFonts w:ascii="Calibri" w:eastAsia="Times New Roman" w:hAnsi="Calibri"/>
                <w:color w:val="000000"/>
                <w:spacing w:val="0"/>
                <w:sz w:val="18"/>
                <w:szCs w:val="18"/>
                <w:lang w:eastAsia="en-AU"/>
              </w:rPr>
              <w:t xml:space="preserve"> </w:t>
            </w:r>
            <w:r>
              <w:rPr>
                <w:rFonts w:ascii="Calibri" w:eastAsia="Times New Roman" w:hAnsi="Calibri"/>
                <w:color w:val="000000"/>
                <w:spacing w:val="0"/>
                <w:sz w:val="18"/>
                <w:szCs w:val="18"/>
                <w:lang w:eastAsia="en-AU"/>
              </w:rPr>
              <w:t>CAT-M1</w:t>
            </w:r>
            <w:r w:rsidR="00793F45" w:rsidRPr="006F6281">
              <w:rPr>
                <w:rFonts w:ascii="Calibri" w:eastAsia="Times New Roman" w:hAnsi="Calibri"/>
                <w:color w:val="000000"/>
                <w:spacing w:val="0"/>
                <w:sz w:val="18"/>
                <w:szCs w:val="18"/>
                <w:lang w:eastAsia="en-AU"/>
              </w:rPr>
              <w:t xml:space="preserve"> Connection</w:t>
            </w:r>
            <w:r w:rsidR="00CC49A7">
              <w:rPr>
                <w:rFonts w:ascii="Calibri" w:eastAsia="Times New Roman" w:hAnsi="Calibri"/>
                <w:color w:val="000000"/>
                <w:spacing w:val="0"/>
                <w:sz w:val="18"/>
                <w:szCs w:val="18"/>
                <w:lang w:eastAsia="en-AU"/>
              </w:rPr>
              <w:t xml:space="preserve"> to Network</w:t>
            </w:r>
          </w:p>
        </w:tc>
        <w:tc>
          <w:tcPr>
            <w:tcW w:w="0" w:type="dxa"/>
          </w:tcPr>
          <w:p w14:paraId="77921719" w14:textId="77777777" w:rsidR="00793F45" w:rsidRPr="006F6281" w:rsidRDefault="00793F45" w:rsidP="002C594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r>
      <w:tr w:rsidR="00793F45" w:rsidRPr="006F6281" w14:paraId="51004207" w14:textId="23C521F6" w:rsidTr="00823807">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0" w:type="dxa"/>
            <w:vMerge/>
            <w:hideMark/>
          </w:tcPr>
          <w:p w14:paraId="1C819EE0" w14:textId="77777777" w:rsidR="00793F45" w:rsidRPr="006F6281" w:rsidRDefault="00793F45" w:rsidP="008F3CE7">
            <w:pPr>
              <w:spacing w:after="0" w:line="240" w:lineRule="auto"/>
              <w:rPr>
                <w:rFonts w:ascii="Calibri" w:eastAsia="Times New Roman" w:hAnsi="Calibri"/>
                <w:spacing w:val="0"/>
                <w:sz w:val="18"/>
                <w:szCs w:val="18"/>
                <w:lang w:eastAsia="en-AU"/>
              </w:rPr>
            </w:pPr>
          </w:p>
        </w:tc>
        <w:tc>
          <w:tcPr>
            <w:tcW w:w="0" w:type="dxa"/>
          </w:tcPr>
          <w:p w14:paraId="4AD1E2A3" w14:textId="647E152A" w:rsidR="00793F45" w:rsidRDefault="00793F45"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MAGENTA solid</w:t>
            </w:r>
          </w:p>
        </w:tc>
        <w:tc>
          <w:tcPr>
            <w:tcW w:w="0" w:type="dxa"/>
            <w:hideMark/>
          </w:tcPr>
          <w:p w14:paraId="33B8BB90" w14:textId="270EAC6C" w:rsidR="00793F45" w:rsidRPr="006F6281" w:rsidRDefault="004801E7"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Successful CAT-M1</w:t>
            </w:r>
            <w:r w:rsidR="00793F45" w:rsidRPr="006F6281">
              <w:rPr>
                <w:rFonts w:ascii="Calibri" w:eastAsia="Times New Roman" w:hAnsi="Calibri"/>
                <w:color w:val="000000"/>
                <w:spacing w:val="0"/>
                <w:sz w:val="18"/>
                <w:szCs w:val="18"/>
                <w:lang w:eastAsia="en-AU"/>
              </w:rPr>
              <w:t xml:space="preserve"> </w:t>
            </w:r>
            <w:r w:rsidR="00346975">
              <w:rPr>
                <w:rFonts w:ascii="Calibri" w:eastAsia="Times New Roman" w:hAnsi="Calibri"/>
                <w:color w:val="000000"/>
                <w:spacing w:val="0"/>
                <w:sz w:val="18"/>
                <w:szCs w:val="18"/>
                <w:lang w:eastAsia="en-AU"/>
              </w:rPr>
              <w:t>and</w:t>
            </w:r>
            <w:r w:rsidR="00793F45" w:rsidRPr="006F6281">
              <w:rPr>
                <w:rFonts w:ascii="Calibri" w:eastAsia="Times New Roman" w:hAnsi="Calibri"/>
                <w:color w:val="000000"/>
                <w:spacing w:val="0"/>
                <w:sz w:val="18"/>
                <w:szCs w:val="18"/>
                <w:lang w:eastAsia="en-AU"/>
              </w:rPr>
              <w:t xml:space="preserve"> </w:t>
            </w:r>
            <w:r w:rsidR="00346975">
              <w:rPr>
                <w:rFonts w:ascii="Calibri" w:eastAsia="Times New Roman" w:hAnsi="Calibri"/>
                <w:color w:val="000000"/>
                <w:spacing w:val="0"/>
                <w:sz w:val="18"/>
                <w:szCs w:val="18"/>
                <w:lang w:eastAsia="en-AU"/>
              </w:rPr>
              <w:t>Azure I</w:t>
            </w:r>
            <w:r w:rsidR="00793F45" w:rsidRPr="006F6281">
              <w:rPr>
                <w:rFonts w:ascii="Calibri" w:eastAsia="Times New Roman" w:hAnsi="Calibri"/>
                <w:color w:val="000000"/>
                <w:spacing w:val="0"/>
                <w:sz w:val="18"/>
                <w:szCs w:val="18"/>
                <w:lang w:eastAsia="en-AU"/>
              </w:rPr>
              <w:t>oT Hub Connection</w:t>
            </w:r>
          </w:p>
        </w:tc>
        <w:tc>
          <w:tcPr>
            <w:tcW w:w="0" w:type="dxa"/>
          </w:tcPr>
          <w:p w14:paraId="5CB4AF8F" w14:textId="77777777" w:rsidR="00793F45" w:rsidRDefault="00793F45" w:rsidP="002C594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r>
      <w:tr w:rsidR="00174DB0" w:rsidRPr="006F6281" w14:paraId="5B08090A" w14:textId="77777777" w:rsidTr="00823807">
        <w:trPr>
          <w:trHeight w:val="47"/>
        </w:trPr>
        <w:tc>
          <w:tcPr>
            <w:cnfStyle w:val="001000000000" w:firstRow="0" w:lastRow="0" w:firstColumn="1" w:lastColumn="0" w:oddVBand="0" w:evenVBand="0" w:oddHBand="0" w:evenHBand="0" w:firstRowFirstColumn="0" w:firstRowLastColumn="0" w:lastRowFirstColumn="0" w:lastRowLastColumn="0"/>
            <w:tcW w:w="0" w:type="dxa"/>
            <w:vMerge/>
          </w:tcPr>
          <w:p w14:paraId="70E477F3" w14:textId="77777777" w:rsidR="00174DB0" w:rsidRPr="006F6281" w:rsidRDefault="00174DB0" w:rsidP="00174DB0">
            <w:pPr>
              <w:spacing w:after="0" w:line="240" w:lineRule="auto"/>
              <w:rPr>
                <w:rFonts w:ascii="Calibri" w:eastAsia="Times New Roman" w:hAnsi="Calibri"/>
                <w:spacing w:val="0"/>
                <w:sz w:val="18"/>
                <w:szCs w:val="18"/>
                <w:lang w:eastAsia="en-AU"/>
              </w:rPr>
            </w:pPr>
          </w:p>
        </w:tc>
        <w:tc>
          <w:tcPr>
            <w:tcW w:w="0" w:type="dxa"/>
          </w:tcPr>
          <w:p w14:paraId="07DA93CD" w14:textId="01F1CE5D" w:rsidR="00174DB0" w:rsidRPr="006F6281" w:rsidRDefault="00174DB0"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xml:space="preserve">GREEN </w:t>
            </w:r>
            <w:r>
              <w:rPr>
                <w:rFonts w:ascii="Calibri" w:eastAsia="Times New Roman" w:hAnsi="Calibri"/>
                <w:color w:val="000000"/>
                <w:spacing w:val="0"/>
                <w:sz w:val="18"/>
                <w:szCs w:val="18"/>
                <w:lang w:eastAsia="en-AU"/>
              </w:rPr>
              <w:t>blinking</w:t>
            </w:r>
          </w:p>
        </w:tc>
        <w:tc>
          <w:tcPr>
            <w:tcW w:w="0" w:type="dxa"/>
          </w:tcPr>
          <w:p w14:paraId="6764CFF3" w14:textId="651587D9" w:rsidR="00174DB0" w:rsidRPr="006F6281" w:rsidRDefault="00346975"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Searching for </w:t>
            </w:r>
            <w:r w:rsidR="00174DB0">
              <w:rPr>
                <w:rFonts w:ascii="Calibri" w:eastAsia="Times New Roman" w:hAnsi="Calibri"/>
                <w:color w:val="000000"/>
                <w:spacing w:val="0"/>
                <w:sz w:val="18"/>
                <w:szCs w:val="18"/>
                <w:lang w:eastAsia="en-AU"/>
              </w:rPr>
              <w:t xml:space="preserve">GPS </w:t>
            </w:r>
            <w:r>
              <w:rPr>
                <w:rFonts w:ascii="Calibri" w:eastAsia="Times New Roman" w:hAnsi="Calibri"/>
                <w:color w:val="000000"/>
                <w:spacing w:val="0"/>
                <w:sz w:val="18"/>
                <w:szCs w:val="18"/>
                <w:lang w:eastAsia="en-AU"/>
              </w:rPr>
              <w:t>satellites and link</w:t>
            </w:r>
            <w:r w:rsidR="00174DB0">
              <w:rPr>
                <w:rFonts w:ascii="Calibri" w:eastAsia="Times New Roman" w:hAnsi="Calibri"/>
                <w:color w:val="000000"/>
                <w:spacing w:val="0"/>
                <w:sz w:val="18"/>
                <w:szCs w:val="18"/>
                <w:lang w:eastAsia="en-AU"/>
              </w:rPr>
              <w:t xml:space="preserve"> being established</w:t>
            </w:r>
          </w:p>
        </w:tc>
        <w:tc>
          <w:tcPr>
            <w:tcW w:w="0" w:type="dxa"/>
          </w:tcPr>
          <w:p w14:paraId="218A8B20" w14:textId="7CBA94E0" w:rsidR="00174DB0" w:rsidRPr="006F6281" w:rsidRDefault="00174DB0" w:rsidP="00174DB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2 flashes every second</w:t>
            </w:r>
          </w:p>
        </w:tc>
      </w:tr>
      <w:tr w:rsidR="00174DB0" w:rsidRPr="006F6281" w14:paraId="25311BF6" w14:textId="09B1BC11" w:rsidTr="00823807">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0" w:type="dxa"/>
            <w:vMerge/>
            <w:hideMark/>
          </w:tcPr>
          <w:p w14:paraId="11F1E1A9" w14:textId="77777777" w:rsidR="00174DB0" w:rsidRPr="006F6281" w:rsidRDefault="00174DB0" w:rsidP="00174DB0">
            <w:pPr>
              <w:spacing w:after="0" w:line="240" w:lineRule="auto"/>
              <w:rPr>
                <w:rFonts w:ascii="Calibri" w:eastAsia="Times New Roman" w:hAnsi="Calibri"/>
                <w:spacing w:val="0"/>
                <w:sz w:val="18"/>
                <w:szCs w:val="18"/>
                <w:lang w:eastAsia="en-AU"/>
              </w:rPr>
            </w:pPr>
          </w:p>
        </w:tc>
        <w:tc>
          <w:tcPr>
            <w:tcW w:w="0" w:type="dxa"/>
          </w:tcPr>
          <w:p w14:paraId="3C60C3B6" w14:textId="487203BD" w:rsidR="00174DB0" w:rsidRPr="006F6281" w:rsidRDefault="00174DB0"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GREEN solid</w:t>
            </w:r>
          </w:p>
        </w:tc>
        <w:tc>
          <w:tcPr>
            <w:tcW w:w="0" w:type="dxa"/>
            <w:hideMark/>
          </w:tcPr>
          <w:p w14:paraId="076ABF14" w14:textId="16B5E862" w:rsidR="00174DB0" w:rsidRPr="006F6281" w:rsidRDefault="00346975"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Successful</w:t>
            </w:r>
            <w:r w:rsidR="00174DB0" w:rsidRPr="006F6281">
              <w:rPr>
                <w:rFonts w:ascii="Calibri" w:eastAsia="Times New Roman" w:hAnsi="Calibri"/>
                <w:color w:val="000000"/>
                <w:spacing w:val="0"/>
                <w:sz w:val="18"/>
                <w:szCs w:val="18"/>
                <w:lang w:eastAsia="en-AU"/>
              </w:rPr>
              <w:t xml:space="preserve"> </w:t>
            </w:r>
            <w:r>
              <w:rPr>
                <w:rFonts w:ascii="Calibri" w:eastAsia="Times New Roman" w:hAnsi="Calibri"/>
                <w:color w:val="000000"/>
                <w:spacing w:val="0"/>
                <w:sz w:val="18"/>
                <w:szCs w:val="18"/>
                <w:lang w:eastAsia="en-AU"/>
              </w:rPr>
              <w:t>CAT-M1 and I</w:t>
            </w:r>
            <w:r w:rsidR="00174DB0" w:rsidRPr="006F6281">
              <w:rPr>
                <w:rFonts w:ascii="Calibri" w:eastAsia="Times New Roman" w:hAnsi="Calibri"/>
                <w:color w:val="000000"/>
                <w:spacing w:val="0"/>
                <w:sz w:val="18"/>
                <w:szCs w:val="18"/>
                <w:lang w:eastAsia="en-AU"/>
              </w:rPr>
              <w:t>oT Hub Connection</w:t>
            </w:r>
            <w:r>
              <w:rPr>
                <w:rFonts w:ascii="Calibri" w:eastAsia="Times New Roman" w:hAnsi="Calibri"/>
                <w:color w:val="000000"/>
                <w:spacing w:val="0"/>
                <w:sz w:val="18"/>
                <w:szCs w:val="18"/>
                <w:lang w:eastAsia="en-AU"/>
              </w:rPr>
              <w:t xml:space="preserve"> along with GPS location fix</w:t>
            </w:r>
          </w:p>
        </w:tc>
        <w:tc>
          <w:tcPr>
            <w:tcW w:w="0" w:type="dxa"/>
          </w:tcPr>
          <w:p w14:paraId="02889818" w14:textId="77777777" w:rsidR="00174DB0" w:rsidRPr="006F6281" w:rsidRDefault="00174DB0" w:rsidP="00174DB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r>
      <w:tr w:rsidR="00174DB0" w:rsidRPr="006F6281" w14:paraId="4E771924" w14:textId="22138687" w:rsidTr="00823807">
        <w:trPr>
          <w:trHeight w:val="80"/>
        </w:trPr>
        <w:tc>
          <w:tcPr>
            <w:cnfStyle w:val="001000000000" w:firstRow="0" w:lastRow="0" w:firstColumn="1" w:lastColumn="0" w:oddVBand="0" w:evenVBand="0" w:oddHBand="0" w:evenHBand="0" w:firstRowFirstColumn="0" w:firstRowLastColumn="0" w:lastRowFirstColumn="0" w:lastRowLastColumn="0"/>
            <w:tcW w:w="0" w:type="dxa"/>
            <w:vMerge/>
            <w:hideMark/>
          </w:tcPr>
          <w:p w14:paraId="680A80F6" w14:textId="77777777" w:rsidR="00174DB0" w:rsidRPr="006F6281" w:rsidRDefault="00174DB0" w:rsidP="00174DB0">
            <w:pPr>
              <w:spacing w:after="0" w:line="240" w:lineRule="auto"/>
              <w:rPr>
                <w:rFonts w:ascii="Calibri" w:eastAsia="Times New Roman" w:hAnsi="Calibri"/>
                <w:spacing w:val="0"/>
                <w:sz w:val="18"/>
                <w:szCs w:val="18"/>
                <w:lang w:eastAsia="en-AU"/>
              </w:rPr>
            </w:pPr>
          </w:p>
        </w:tc>
        <w:tc>
          <w:tcPr>
            <w:tcW w:w="0" w:type="dxa"/>
          </w:tcPr>
          <w:p w14:paraId="04D633FE" w14:textId="42914EC7" w:rsidR="00174DB0" w:rsidRPr="006F6281" w:rsidRDefault="00174DB0"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 xml:space="preserve">BLUE </w:t>
            </w:r>
            <w:r>
              <w:rPr>
                <w:rFonts w:ascii="Calibri" w:eastAsia="Times New Roman" w:hAnsi="Calibri"/>
                <w:color w:val="000000"/>
                <w:spacing w:val="0"/>
                <w:sz w:val="18"/>
                <w:szCs w:val="18"/>
                <w:lang w:eastAsia="en-AU"/>
              </w:rPr>
              <w:t>b</w:t>
            </w:r>
            <w:r w:rsidRPr="006F6281">
              <w:rPr>
                <w:rFonts w:ascii="Calibri" w:eastAsia="Times New Roman" w:hAnsi="Calibri"/>
                <w:color w:val="000000"/>
                <w:spacing w:val="0"/>
                <w:sz w:val="18"/>
                <w:szCs w:val="18"/>
                <w:lang w:eastAsia="en-AU"/>
              </w:rPr>
              <w:t>linking</w:t>
            </w:r>
          </w:p>
        </w:tc>
        <w:tc>
          <w:tcPr>
            <w:tcW w:w="0" w:type="dxa"/>
            <w:hideMark/>
          </w:tcPr>
          <w:p w14:paraId="760239FA" w14:textId="6F13A080" w:rsidR="00174DB0" w:rsidRPr="006F6281" w:rsidRDefault="004B29D5"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BLE advertising and </w:t>
            </w:r>
            <w:r w:rsidR="00B223C4">
              <w:rPr>
                <w:rFonts w:ascii="Calibri" w:eastAsia="Times New Roman" w:hAnsi="Calibri"/>
                <w:color w:val="000000"/>
                <w:spacing w:val="0"/>
                <w:sz w:val="18"/>
                <w:szCs w:val="18"/>
                <w:lang w:eastAsia="en-AU"/>
              </w:rPr>
              <w:t>waiting</w:t>
            </w:r>
            <w:r w:rsidR="00174DB0" w:rsidRPr="006F6281">
              <w:rPr>
                <w:rFonts w:ascii="Calibri" w:eastAsia="Times New Roman" w:hAnsi="Calibri"/>
                <w:color w:val="000000"/>
                <w:spacing w:val="0"/>
                <w:sz w:val="18"/>
                <w:szCs w:val="18"/>
                <w:lang w:eastAsia="en-AU"/>
              </w:rPr>
              <w:t xml:space="preserve"> for BLE conne</w:t>
            </w:r>
            <w:r>
              <w:rPr>
                <w:rFonts w:ascii="Calibri" w:eastAsia="Times New Roman" w:hAnsi="Calibri"/>
                <w:color w:val="000000"/>
                <w:spacing w:val="0"/>
                <w:sz w:val="18"/>
                <w:szCs w:val="18"/>
                <w:lang w:eastAsia="en-AU"/>
              </w:rPr>
              <w:t>ction from</w:t>
            </w:r>
            <w:r w:rsidR="00D16D15">
              <w:rPr>
                <w:rFonts w:ascii="Calibri" w:eastAsia="Times New Roman" w:hAnsi="Calibri"/>
                <w:color w:val="000000"/>
                <w:spacing w:val="0"/>
                <w:sz w:val="18"/>
                <w:szCs w:val="18"/>
                <w:lang w:eastAsia="en-AU"/>
              </w:rPr>
              <w:t xml:space="preserve"> LoT </w:t>
            </w:r>
            <w:r w:rsidR="00174DB0" w:rsidRPr="006F6281">
              <w:rPr>
                <w:rFonts w:ascii="Calibri" w:eastAsia="Times New Roman" w:hAnsi="Calibri"/>
                <w:color w:val="000000"/>
                <w:spacing w:val="0"/>
                <w:sz w:val="18"/>
                <w:szCs w:val="18"/>
                <w:lang w:eastAsia="en-AU"/>
              </w:rPr>
              <w:t>App</w:t>
            </w:r>
          </w:p>
        </w:tc>
        <w:tc>
          <w:tcPr>
            <w:tcW w:w="0" w:type="dxa"/>
          </w:tcPr>
          <w:p w14:paraId="621CA296" w14:textId="77777777" w:rsidR="00174DB0" w:rsidRPr="006F6281" w:rsidRDefault="00174DB0" w:rsidP="00174DB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r>
      <w:tr w:rsidR="00174DB0" w:rsidRPr="006F6281" w14:paraId="61F775A8" w14:textId="63C892C5" w:rsidTr="0082380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0" w:type="dxa"/>
            <w:vMerge/>
          </w:tcPr>
          <w:p w14:paraId="2859412C" w14:textId="77777777" w:rsidR="00174DB0" w:rsidRPr="006F6281" w:rsidRDefault="00174DB0" w:rsidP="00174DB0">
            <w:pPr>
              <w:spacing w:after="0" w:line="240" w:lineRule="auto"/>
              <w:rPr>
                <w:rFonts w:ascii="Calibri" w:eastAsia="Times New Roman" w:hAnsi="Calibri"/>
                <w:spacing w:val="0"/>
                <w:sz w:val="18"/>
                <w:szCs w:val="18"/>
                <w:lang w:eastAsia="en-AU"/>
              </w:rPr>
            </w:pPr>
          </w:p>
        </w:tc>
        <w:tc>
          <w:tcPr>
            <w:tcW w:w="0" w:type="dxa"/>
          </w:tcPr>
          <w:p w14:paraId="64EAA946" w14:textId="7CF6BCF0" w:rsidR="00174DB0" w:rsidRPr="006F6281" w:rsidRDefault="00174DB0"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WHITE solid</w:t>
            </w:r>
          </w:p>
        </w:tc>
        <w:tc>
          <w:tcPr>
            <w:tcW w:w="0" w:type="dxa"/>
          </w:tcPr>
          <w:p w14:paraId="0325F367" w14:textId="5B24FF4B" w:rsidR="00174DB0" w:rsidRPr="006F6281" w:rsidRDefault="00174DB0"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Successfully on</w:t>
            </w:r>
            <w:r w:rsidR="00B223C4">
              <w:rPr>
                <w:rFonts w:ascii="Calibri" w:eastAsia="Times New Roman" w:hAnsi="Calibri"/>
                <w:color w:val="000000"/>
                <w:spacing w:val="0"/>
                <w:sz w:val="18"/>
                <w:szCs w:val="18"/>
                <w:lang w:eastAsia="en-AU"/>
              </w:rPr>
              <w:t>-</w:t>
            </w:r>
            <w:r>
              <w:rPr>
                <w:rFonts w:ascii="Calibri" w:eastAsia="Times New Roman" w:hAnsi="Calibri"/>
                <w:color w:val="000000"/>
                <w:spacing w:val="0"/>
                <w:sz w:val="18"/>
                <w:szCs w:val="18"/>
                <w:lang w:eastAsia="en-AU"/>
              </w:rPr>
              <w:t>boarded and profile has been provisioned onto the device</w:t>
            </w:r>
          </w:p>
        </w:tc>
        <w:tc>
          <w:tcPr>
            <w:tcW w:w="0" w:type="dxa"/>
          </w:tcPr>
          <w:p w14:paraId="20B37EE9" w14:textId="228C3DCC" w:rsidR="00174DB0" w:rsidRPr="006F6281" w:rsidRDefault="00C20F24" w:rsidP="00174DB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Stays solid for </w:t>
            </w:r>
            <w:r w:rsidR="00174DB0">
              <w:rPr>
                <w:rFonts w:ascii="Calibri" w:eastAsia="Times New Roman" w:hAnsi="Calibri"/>
                <w:color w:val="000000"/>
                <w:spacing w:val="0"/>
                <w:sz w:val="18"/>
                <w:szCs w:val="18"/>
                <w:lang w:eastAsia="en-AU"/>
              </w:rPr>
              <w:t>15 seconds</w:t>
            </w:r>
          </w:p>
        </w:tc>
      </w:tr>
      <w:tr w:rsidR="00174DB0" w:rsidRPr="006F6281" w14:paraId="38FF3E83" w14:textId="174D74D4" w:rsidTr="00823807">
        <w:trPr>
          <w:trHeight w:val="47"/>
        </w:trPr>
        <w:tc>
          <w:tcPr>
            <w:cnfStyle w:val="001000000000" w:firstRow="0" w:lastRow="0" w:firstColumn="1" w:lastColumn="0" w:oddVBand="0" w:evenVBand="0" w:oddHBand="0" w:evenHBand="0" w:firstRowFirstColumn="0" w:firstRowLastColumn="0" w:lastRowFirstColumn="0" w:lastRowLastColumn="0"/>
            <w:tcW w:w="0" w:type="dxa"/>
            <w:vMerge w:val="restart"/>
            <w:hideMark/>
          </w:tcPr>
          <w:p w14:paraId="4A0C5484" w14:textId="0B2D6D38" w:rsidR="00174DB0" w:rsidRPr="006F6281" w:rsidRDefault="00174DB0" w:rsidP="00174DB0">
            <w:pPr>
              <w:spacing w:after="0" w:line="240" w:lineRule="auto"/>
              <w:rPr>
                <w:rFonts w:ascii="Calibri" w:eastAsia="Times New Roman" w:hAnsi="Calibri"/>
                <w:spacing w:val="0"/>
                <w:sz w:val="18"/>
                <w:szCs w:val="18"/>
                <w:lang w:eastAsia="en-AU"/>
              </w:rPr>
            </w:pPr>
            <w:r w:rsidRPr="006F6281">
              <w:rPr>
                <w:rFonts w:ascii="Calibri" w:eastAsia="Times New Roman" w:hAnsi="Calibri"/>
                <w:spacing w:val="0"/>
                <w:sz w:val="18"/>
                <w:szCs w:val="18"/>
                <w:lang w:eastAsia="en-AU"/>
              </w:rPr>
              <w:t>In Configured mode</w:t>
            </w:r>
            <w:r>
              <w:rPr>
                <w:rFonts w:ascii="Calibri" w:eastAsia="Times New Roman" w:hAnsi="Calibri"/>
                <w:spacing w:val="0"/>
                <w:sz w:val="18"/>
                <w:szCs w:val="18"/>
                <w:lang w:eastAsia="en-AU"/>
              </w:rPr>
              <w:t xml:space="preserve"> with active Profile</w:t>
            </w:r>
          </w:p>
        </w:tc>
        <w:tc>
          <w:tcPr>
            <w:tcW w:w="0" w:type="dxa"/>
          </w:tcPr>
          <w:p w14:paraId="797A4415" w14:textId="5C8B032B" w:rsidR="00174DB0" w:rsidRPr="006F6281" w:rsidRDefault="00174DB0"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RED blinking</w:t>
            </w:r>
          </w:p>
        </w:tc>
        <w:tc>
          <w:tcPr>
            <w:tcW w:w="0" w:type="dxa"/>
            <w:hideMark/>
          </w:tcPr>
          <w:p w14:paraId="56132F02" w14:textId="70A859A9" w:rsidR="00174DB0" w:rsidRPr="006F6281" w:rsidRDefault="004B29D5"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Critical </w:t>
            </w:r>
            <w:r w:rsidR="00174DB0" w:rsidRPr="006F6281">
              <w:rPr>
                <w:rFonts w:ascii="Calibri" w:eastAsia="Times New Roman" w:hAnsi="Calibri"/>
                <w:color w:val="000000"/>
                <w:spacing w:val="0"/>
                <w:sz w:val="18"/>
                <w:szCs w:val="18"/>
                <w:lang w:eastAsia="en-AU"/>
              </w:rPr>
              <w:t>battery level</w:t>
            </w:r>
            <w:r>
              <w:rPr>
                <w:rFonts w:ascii="Calibri" w:eastAsia="Times New Roman" w:hAnsi="Calibri"/>
                <w:color w:val="000000"/>
                <w:spacing w:val="0"/>
                <w:sz w:val="18"/>
                <w:szCs w:val="18"/>
                <w:lang w:eastAsia="en-AU"/>
              </w:rPr>
              <w:t>,</w:t>
            </w:r>
            <w:r w:rsidR="00174DB0" w:rsidRPr="006F6281">
              <w:rPr>
                <w:rFonts w:ascii="Calibri" w:eastAsia="Times New Roman" w:hAnsi="Calibri"/>
                <w:color w:val="000000"/>
                <w:spacing w:val="0"/>
                <w:sz w:val="18"/>
                <w:szCs w:val="18"/>
                <w:lang w:eastAsia="en-AU"/>
              </w:rPr>
              <w:t xml:space="preserve"> needs charging</w:t>
            </w:r>
          </w:p>
        </w:tc>
        <w:tc>
          <w:tcPr>
            <w:tcW w:w="0" w:type="dxa"/>
          </w:tcPr>
          <w:p w14:paraId="1187A782" w14:textId="32B5809F" w:rsidR="00174DB0" w:rsidRPr="006F6281" w:rsidRDefault="00174DB0" w:rsidP="00174DB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3 flashes every 1 minute</w:t>
            </w:r>
          </w:p>
        </w:tc>
      </w:tr>
      <w:tr w:rsidR="00174DB0" w:rsidRPr="006F6281" w14:paraId="705250D0" w14:textId="68C1C7DE" w:rsidTr="00823807">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0" w:type="dxa"/>
            <w:vMerge/>
            <w:hideMark/>
          </w:tcPr>
          <w:p w14:paraId="330DF8D0" w14:textId="77777777" w:rsidR="00174DB0" w:rsidRPr="006F6281" w:rsidRDefault="00174DB0" w:rsidP="00174DB0">
            <w:pPr>
              <w:spacing w:after="0" w:line="240" w:lineRule="auto"/>
              <w:jc w:val="both"/>
              <w:rPr>
                <w:rFonts w:ascii="Calibri" w:eastAsia="Times New Roman" w:hAnsi="Calibri"/>
                <w:color w:val="000000"/>
                <w:spacing w:val="0"/>
                <w:sz w:val="18"/>
                <w:szCs w:val="18"/>
                <w:lang w:eastAsia="en-AU"/>
              </w:rPr>
            </w:pPr>
          </w:p>
        </w:tc>
        <w:tc>
          <w:tcPr>
            <w:tcW w:w="0" w:type="dxa"/>
          </w:tcPr>
          <w:p w14:paraId="2BC835EC" w14:textId="69E291F6" w:rsidR="00174DB0" w:rsidRPr="006F6281" w:rsidRDefault="00174DB0"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WHITE blinking</w:t>
            </w:r>
          </w:p>
        </w:tc>
        <w:tc>
          <w:tcPr>
            <w:tcW w:w="0" w:type="dxa"/>
            <w:hideMark/>
          </w:tcPr>
          <w:p w14:paraId="3A0F1982" w14:textId="4F796F75" w:rsidR="00174DB0" w:rsidRPr="006F6281" w:rsidRDefault="00E614A7" w:rsidP="00174DB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Battery c</w:t>
            </w:r>
            <w:r w:rsidR="00174DB0" w:rsidRPr="006F6281">
              <w:rPr>
                <w:rFonts w:ascii="Calibri" w:eastAsia="Times New Roman" w:hAnsi="Calibri"/>
                <w:color w:val="000000"/>
                <w:spacing w:val="0"/>
                <w:sz w:val="18"/>
                <w:szCs w:val="18"/>
                <w:lang w:eastAsia="en-AU"/>
              </w:rPr>
              <w:t>harging in progress</w:t>
            </w:r>
          </w:p>
        </w:tc>
        <w:tc>
          <w:tcPr>
            <w:tcW w:w="0" w:type="dxa"/>
          </w:tcPr>
          <w:p w14:paraId="6D1D6ECE" w14:textId="4AB8D4D9" w:rsidR="00174DB0" w:rsidRPr="006F6281" w:rsidRDefault="00283376" w:rsidP="00174DB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Blinking until battery is fully charged</w:t>
            </w:r>
          </w:p>
        </w:tc>
      </w:tr>
      <w:tr w:rsidR="00174DB0" w:rsidRPr="006F6281" w14:paraId="4B36E178" w14:textId="2A5E114F" w:rsidTr="00823807">
        <w:trPr>
          <w:trHeight w:val="104"/>
        </w:trPr>
        <w:tc>
          <w:tcPr>
            <w:cnfStyle w:val="001000000000" w:firstRow="0" w:lastRow="0" w:firstColumn="1" w:lastColumn="0" w:oddVBand="0" w:evenVBand="0" w:oddHBand="0" w:evenHBand="0" w:firstRowFirstColumn="0" w:firstRowLastColumn="0" w:lastRowFirstColumn="0" w:lastRowLastColumn="0"/>
            <w:tcW w:w="0" w:type="dxa"/>
            <w:vMerge/>
            <w:hideMark/>
          </w:tcPr>
          <w:p w14:paraId="20F32B6F" w14:textId="77777777" w:rsidR="00174DB0" w:rsidRPr="006F6281" w:rsidRDefault="00174DB0" w:rsidP="00174DB0">
            <w:pPr>
              <w:spacing w:after="0" w:line="240" w:lineRule="auto"/>
              <w:jc w:val="both"/>
              <w:rPr>
                <w:rFonts w:ascii="Calibri" w:eastAsia="Times New Roman" w:hAnsi="Calibri"/>
                <w:color w:val="000000"/>
                <w:spacing w:val="0"/>
                <w:sz w:val="18"/>
                <w:szCs w:val="18"/>
                <w:lang w:eastAsia="en-AU"/>
              </w:rPr>
            </w:pPr>
          </w:p>
        </w:tc>
        <w:tc>
          <w:tcPr>
            <w:tcW w:w="0" w:type="dxa"/>
          </w:tcPr>
          <w:p w14:paraId="493F0112" w14:textId="4442BD54" w:rsidR="00174DB0" w:rsidRPr="006F6281" w:rsidRDefault="00174DB0"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WHITE solid</w:t>
            </w:r>
          </w:p>
        </w:tc>
        <w:tc>
          <w:tcPr>
            <w:tcW w:w="0" w:type="dxa"/>
            <w:hideMark/>
          </w:tcPr>
          <w:p w14:paraId="2BD5FC25" w14:textId="55C42519" w:rsidR="00174DB0" w:rsidRPr="006F6281" w:rsidRDefault="004B29D5" w:rsidP="00174DB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Battery </w:t>
            </w:r>
            <w:r w:rsidR="00E614A7">
              <w:rPr>
                <w:rFonts w:ascii="Calibri" w:eastAsia="Times New Roman" w:hAnsi="Calibri"/>
                <w:color w:val="000000"/>
                <w:spacing w:val="0"/>
                <w:sz w:val="18"/>
                <w:szCs w:val="18"/>
                <w:lang w:eastAsia="en-AU"/>
              </w:rPr>
              <w:t>c</w:t>
            </w:r>
            <w:r>
              <w:rPr>
                <w:rFonts w:ascii="Calibri" w:eastAsia="Times New Roman" w:hAnsi="Calibri"/>
                <w:color w:val="000000"/>
                <w:spacing w:val="0"/>
                <w:sz w:val="18"/>
                <w:szCs w:val="18"/>
                <w:lang w:eastAsia="en-AU"/>
              </w:rPr>
              <w:t>harging has completed</w:t>
            </w:r>
          </w:p>
        </w:tc>
        <w:tc>
          <w:tcPr>
            <w:tcW w:w="0" w:type="dxa"/>
          </w:tcPr>
          <w:p w14:paraId="75CADDD6" w14:textId="166392BA" w:rsidR="00174DB0" w:rsidRPr="006F6281" w:rsidRDefault="00E614A7" w:rsidP="00174DB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Solid until charger is remove</w:t>
            </w:r>
            <w:r w:rsidR="00CD220B">
              <w:rPr>
                <w:rFonts w:ascii="Calibri" w:eastAsia="Times New Roman" w:hAnsi="Calibri"/>
                <w:color w:val="000000"/>
                <w:spacing w:val="0"/>
                <w:sz w:val="18"/>
                <w:szCs w:val="18"/>
                <w:lang w:eastAsia="en-AU"/>
              </w:rPr>
              <w:t>d</w:t>
            </w:r>
          </w:p>
        </w:tc>
      </w:tr>
    </w:tbl>
    <w:p w14:paraId="4CFFDE69" w14:textId="0F6E0F2D" w:rsidR="00AF17AD" w:rsidRDefault="003660AB" w:rsidP="00001A36">
      <w:pPr>
        <w:pStyle w:val="2"/>
      </w:pPr>
      <w:bookmarkStart w:id="123" w:name="_Toc5263218"/>
      <w:r w:rsidRPr="006F6281">
        <w:t>Button</w:t>
      </w:r>
      <w:r w:rsidR="00AE0F54" w:rsidRPr="006F6281">
        <w:t xml:space="preserve"> Behaviour</w:t>
      </w:r>
      <w:bookmarkEnd w:id="123"/>
    </w:p>
    <w:tbl>
      <w:tblPr>
        <w:tblStyle w:val="GridTable5DarkAccent2"/>
        <w:tblW w:w="9067" w:type="dxa"/>
        <w:tblLook w:val="0420" w:firstRow="1" w:lastRow="0" w:firstColumn="0" w:lastColumn="0" w:noHBand="0" w:noVBand="1"/>
      </w:tblPr>
      <w:tblGrid>
        <w:gridCol w:w="2626"/>
        <w:gridCol w:w="4216"/>
        <w:gridCol w:w="2225"/>
      </w:tblGrid>
      <w:tr w:rsidR="002C36B5" w:rsidRPr="006F6281" w14:paraId="64C8AE52" w14:textId="77777777" w:rsidTr="00823807">
        <w:trPr>
          <w:cnfStyle w:val="100000000000" w:firstRow="1" w:lastRow="0" w:firstColumn="0" w:lastColumn="0" w:oddVBand="0" w:evenVBand="0" w:oddHBand="0" w:evenHBand="0" w:firstRowFirstColumn="0" w:firstRowLastColumn="0" w:lastRowFirstColumn="0" w:lastRowLastColumn="0"/>
          <w:trHeight w:val="288"/>
        </w:trPr>
        <w:tc>
          <w:tcPr>
            <w:tcW w:w="0" w:type="dxa"/>
          </w:tcPr>
          <w:p w14:paraId="53498225" w14:textId="4960C58E" w:rsidR="002C36B5" w:rsidRPr="006F6281" w:rsidRDefault="002C36B5" w:rsidP="00AB7CE7">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Button State</w:t>
            </w:r>
          </w:p>
        </w:tc>
        <w:tc>
          <w:tcPr>
            <w:tcW w:w="0" w:type="dxa"/>
          </w:tcPr>
          <w:p w14:paraId="4612971D" w14:textId="756D09B8" w:rsidR="002C36B5" w:rsidRPr="006F6281" w:rsidRDefault="002C36B5" w:rsidP="00AB7CE7">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Action</w:t>
            </w:r>
          </w:p>
        </w:tc>
        <w:tc>
          <w:tcPr>
            <w:tcW w:w="0" w:type="dxa"/>
          </w:tcPr>
          <w:p w14:paraId="523C0CEC" w14:textId="66E714F4" w:rsidR="002C36B5" w:rsidRPr="006F6281" w:rsidRDefault="002C36B5" w:rsidP="00AB7CE7">
            <w:pPr>
              <w:spacing w:after="0" w:line="240" w:lineRule="auto"/>
              <w:jc w:val="both"/>
              <w:rPr>
                <w:rFonts w:ascii="Calibri" w:eastAsia="Times New Roman" w:hAnsi="Calibri"/>
                <w:spacing w:val="0"/>
                <w:sz w:val="18"/>
                <w:szCs w:val="18"/>
                <w:lang w:eastAsia="en-AU"/>
              </w:rPr>
            </w:pPr>
            <w:r>
              <w:rPr>
                <w:rFonts w:ascii="Calibri" w:eastAsia="Times New Roman" w:hAnsi="Calibri"/>
                <w:spacing w:val="0"/>
                <w:sz w:val="18"/>
                <w:szCs w:val="18"/>
                <w:lang w:eastAsia="en-AU"/>
              </w:rPr>
              <w:t>Buzzer Tone</w:t>
            </w:r>
          </w:p>
        </w:tc>
      </w:tr>
      <w:tr w:rsidR="00C13D0A" w:rsidRPr="006F6281" w14:paraId="72DF9F1E" w14:textId="77777777" w:rsidTr="00823807">
        <w:trPr>
          <w:cnfStyle w:val="000000100000" w:firstRow="0" w:lastRow="0" w:firstColumn="0" w:lastColumn="0" w:oddVBand="0" w:evenVBand="0" w:oddHBand="1" w:evenHBand="0" w:firstRowFirstColumn="0" w:firstRowLastColumn="0" w:lastRowFirstColumn="0" w:lastRowLastColumn="0"/>
          <w:trHeight w:val="64"/>
        </w:trPr>
        <w:tc>
          <w:tcPr>
            <w:tcW w:w="0" w:type="dxa"/>
          </w:tcPr>
          <w:p w14:paraId="4A9FC098" w14:textId="355511B0" w:rsidR="00C13D0A" w:rsidRDefault="00C13D0A" w:rsidP="002C36B5">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Pressed</w:t>
            </w:r>
            <w:r w:rsidR="000B77B6">
              <w:rPr>
                <w:rFonts w:ascii="Calibri" w:eastAsia="Times New Roman" w:hAnsi="Calibri"/>
                <w:color w:val="000000"/>
                <w:spacing w:val="0"/>
                <w:sz w:val="18"/>
                <w:szCs w:val="18"/>
                <w:lang w:eastAsia="en-AU"/>
              </w:rPr>
              <w:t xml:space="preserve"> </w:t>
            </w:r>
            <w:r w:rsidR="0080609F">
              <w:rPr>
                <w:rFonts w:ascii="Calibri" w:eastAsia="Times New Roman" w:hAnsi="Calibri"/>
                <w:color w:val="000000"/>
                <w:spacing w:val="0"/>
                <w:sz w:val="18"/>
                <w:szCs w:val="18"/>
                <w:lang w:eastAsia="en-AU"/>
              </w:rPr>
              <w:t xml:space="preserve">and </w:t>
            </w:r>
            <w:r w:rsidR="00383F50">
              <w:rPr>
                <w:rFonts w:ascii="Calibri" w:eastAsia="Times New Roman" w:hAnsi="Calibri"/>
                <w:color w:val="000000"/>
                <w:spacing w:val="0"/>
                <w:sz w:val="18"/>
                <w:szCs w:val="18"/>
                <w:lang w:eastAsia="en-AU"/>
              </w:rPr>
              <w:t>r</w:t>
            </w:r>
            <w:r w:rsidR="0080609F">
              <w:rPr>
                <w:rFonts w:ascii="Calibri" w:eastAsia="Times New Roman" w:hAnsi="Calibri"/>
                <w:color w:val="000000"/>
                <w:spacing w:val="0"/>
                <w:sz w:val="18"/>
                <w:szCs w:val="18"/>
                <w:lang w:eastAsia="en-AU"/>
              </w:rPr>
              <w:t>eleased</w:t>
            </w:r>
          </w:p>
        </w:tc>
        <w:tc>
          <w:tcPr>
            <w:tcW w:w="0" w:type="dxa"/>
          </w:tcPr>
          <w:p w14:paraId="6DAC621B" w14:textId="68F99BF4" w:rsidR="00C13D0A" w:rsidRDefault="00C13D0A" w:rsidP="00AB7CE7">
            <w:pPr>
              <w:spacing w:after="0" w:line="240" w:lineRule="auto"/>
              <w:jc w:val="both"/>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Wake up device from Shipping State and turns on LTE radio, if pressed again it will wake up the BLE radio</w:t>
            </w:r>
          </w:p>
        </w:tc>
        <w:tc>
          <w:tcPr>
            <w:tcW w:w="0" w:type="dxa"/>
          </w:tcPr>
          <w:p w14:paraId="093C8C50" w14:textId="145F91E4" w:rsidR="00C13D0A" w:rsidRDefault="00C13D0A" w:rsidP="00AB7CE7">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Plays Beep </w:t>
            </w:r>
            <w:proofErr w:type="spellStart"/>
            <w:r>
              <w:rPr>
                <w:rFonts w:ascii="Calibri" w:eastAsia="Times New Roman" w:hAnsi="Calibri"/>
                <w:color w:val="000000"/>
                <w:spacing w:val="0"/>
                <w:sz w:val="18"/>
                <w:szCs w:val="18"/>
                <w:lang w:eastAsia="en-AU"/>
              </w:rPr>
              <w:t>Beep</w:t>
            </w:r>
            <w:proofErr w:type="spellEnd"/>
            <w:r>
              <w:rPr>
                <w:rFonts w:ascii="Calibri" w:eastAsia="Times New Roman" w:hAnsi="Calibri"/>
                <w:color w:val="000000"/>
                <w:spacing w:val="0"/>
                <w:sz w:val="18"/>
                <w:szCs w:val="18"/>
                <w:lang w:eastAsia="en-AU"/>
              </w:rPr>
              <w:t xml:space="preserve"> Tone</w:t>
            </w:r>
          </w:p>
        </w:tc>
      </w:tr>
      <w:tr w:rsidR="002C36B5" w:rsidRPr="006F6281" w14:paraId="12644DFE" w14:textId="77777777" w:rsidTr="00823807">
        <w:trPr>
          <w:trHeight w:val="64"/>
        </w:trPr>
        <w:tc>
          <w:tcPr>
            <w:tcW w:w="0" w:type="dxa"/>
          </w:tcPr>
          <w:p w14:paraId="4E229D42" w14:textId="1179ECF3" w:rsidR="002C36B5" w:rsidRPr="006F6281" w:rsidRDefault="002C36B5" w:rsidP="002C36B5">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Held for 2 - 4 secs</w:t>
            </w:r>
            <w:r w:rsidR="003271F0">
              <w:rPr>
                <w:rFonts w:ascii="Calibri" w:eastAsia="Times New Roman" w:hAnsi="Calibri"/>
                <w:color w:val="000000"/>
                <w:spacing w:val="0"/>
                <w:sz w:val="18"/>
                <w:szCs w:val="18"/>
                <w:lang w:eastAsia="en-AU"/>
              </w:rPr>
              <w:t xml:space="preserve"> </w:t>
            </w:r>
            <w:r w:rsidR="00383F50">
              <w:rPr>
                <w:rFonts w:ascii="Calibri" w:eastAsia="Times New Roman" w:hAnsi="Calibri"/>
                <w:color w:val="000000"/>
                <w:spacing w:val="0"/>
                <w:sz w:val="18"/>
                <w:szCs w:val="18"/>
                <w:lang w:eastAsia="en-AU"/>
              </w:rPr>
              <w:t>and r</w:t>
            </w:r>
            <w:r w:rsidR="003271F0">
              <w:rPr>
                <w:rFonts w:ascii="Calibri" w:eastAsia="Times New Roman" w:hAnsi="Calibri"/>
                <w:color w:val="000000"/>
                <w:spacing w:val="0"/>
                <w:sz w:val="18"/>
                <w:szCs w:val="18"/>
                <w:lang w:eastAsia="en-AU"/>
              </w:rPr>
              <w:t>eleased</w:t>
            </w:r>
          </w:p>
        </w:tc>
        <w:tc>
          <w:tcPr>
            <w:tcW w:w="0" w:type="dxa"/>
          </w:tcPr>
          <w:p w14:paraId="62F6B35C" w14:textId="68F84F66" w:rsidR="002B71EC" w:rsidRDefault="00CB30B5" w:rsidP="00AB7CE7">
            <w:pPr>
              <w:spacing w:after="0" w:line="240" w:lineRule="auto"/>
              <w:jc w:val="both"/>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w:t>
            </w:r>
            <w:r w:rsidR="00321FEB">
              <w:rPr>
                <w:rFonts w:ascii="Calibri" w:eastAsia="Times New Roman" w:hAnsi="Calibri"/>
                <w:color w:val="000000"/>
                <w:spacing w:val="0"/>
                <w:sz w:val="18"/>
                <w:szCs w:val="18"/>
                <w:lang w:eastAsia="en-AU"/>
              </w:rPr>
              <w:t xml:space="preserve">hows the current </w:t>
            </w:r>
            <w:r>
              <w:rPr>
                <w:rFonts w:ascii="Calibri" w:eastAsia="Times New Roman" w:hAnsi="Calibri"/>
                <w:color w:val="000000"/>
                <w:spacing w:val="0"/>
                <w:sz w:val="18"/>
                <w:szCs w:val="18"/>
                <w:lang w:eastAsia="en-AU"/>
              </w:rPr>
              <w:t>state of device connection via LED.</w:t>
            </w:r>
          </w:p>
          <w:p w14:paraId="20F7CDDD" w14:textId="13401D70" w:rsidR="002C36B5" w:rsidRPr="002B71EC" w:rsidRDefault="002B71EC" w:rsidP="00AB7CE7">
            <w:pPr>
              <w:spacing w:after="0" w:line="240" w:lineRule="auto"/>
              <w:jc w:val="both"/>
              <w:rPr>
                <w:rFonts w:ascii="Calibri" w:eastAsia="Times New Roman" w:hAnsi="Calibri"/>
                <w:i/>
                <w:color w:val="000000"/>
                <w:spacing w:val="0"/>
                <w:sz w:val="18"/>
                <w:szCs w:val="18"/>
                <w:lang w:eastAsia="en-AU"/>
              </w:rPr>
            </w:pPr>
            <w:proofErr w:type="spellStart"/>
            <w:r>
              <w:rPr>
                <w:rFonts w:ascii="Calibri" w:eastAsia="Times New Roman" w:hAnsi="Calibri"/>
                <w:i/>
                <w:color w:val="000000"/>
                <w:spacing w:val="0"/>
                <w:sz w:val="18"/>
                <w:szCs w:val="18"/>
                <w:lang w:eastAsia="en-AU"/>
              </w:rPr>
              <w:t>Eg</w:t>
            </w:r>
            <w:proofErr w:type="spellEnd"/>
            <w:r>
              <w:rPr>
                <w:rFonts w:ascii="Calibri" w:eastAsia="Times New Roman" w:hAnsi="Calibri"/>
                <w:i/>
                <w:color w:val="000000"/>
                <w:spacing w:val="0"/>
                <w:sz w:val="18"/>
                <w:szCs w:val="18"/>
                <w:lang w:eastAsia="en-AU"/>
              </w:rPr>
              <w:t>:</w:t>
            </w:r>
            <w:r w:rsidR="00321FEB" w:rsidRPr="002B71EC">
              <w:rPr>
                <w:rFonts w:ascii="Calibri" w:eastAsia="Times New Roman" w:hAnsi="Calibri"/>
                <w:i/>
                <w:color w:val="000000"/>
                <w:spacing w:val="0"/>
                <w:sz w:val="18"/>
                <w:szCs w:val="18"/>
                <w:lang w:eastAsia="en-AU"/>
              </w:rPr>
              <w:t xml:space="preserve"> if successfully connected the White LED will remain solid for 15 secs</w:t>
            </w:r>
          </w:p>
        </w:tc>
        <w:tc>
          <w:tcPr>
            <w:tcW w:w="0" w:type="dxa"/>
          </w:tcPr>
          <w:p w14:paraId="5DA15C71" w14:textId="63C2FC9E" w:rsidR="002C36B5" w:rsidRPr="006F6281" w:rsidRDefault="006E7090" w:rsidP="00AB7CE7">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Plays Beep </w:t>
            </w:r>
            <w:proofErr w:type="spellStart"/>
            <w:r>
              <w:rPr>
                <w:rFonts w:ascii="Calibri" w:eastAsia="Times New Roman" w:hAnsi="Calibri"/>
                <w:color w:val="000000"/>
                <w:spacing w:val="0"/>
                <w:sz w:val="18"/>
                <w:szCs w:val="18"/>
                <w:lang w:eastAsia="en-AU"/>
              </w:rPr>
              <w:t>Beep</w:t>
            </w:r>
            <w:proofErr w:type="spellEnd"/>
            <w:r>
              <w:rPr>
                <w:rFonts w:ascii="Calibri" w:eastAsia="Times New Roman" w:hAnsi="Calibri"/>
                <w:color w:val="000000"/>
                <w:spacing w:val="0"/>
                <w:sz w:val="18"/>
                <w:szCs w:val="18"/>
                <w:lang w:eastAsia="en-AU"/>
              </w:rPr>
              <w:t xml:space="preserve"> tone</w:t>
            </w:r>
          </w:p>
        </w:tc>
      </w:tr>
      <w:tr w:rsidR="00321FEB" w:rsidRPr="006F6281" w14:paraId="0FC4C99D" w14:textId="77777777" w:rsidTr="00823807">
        <w:trPr>
          <w:cnfStyle w:val="000000100000" w:firstRow="0" w:lastRow="0" w:firstColumn="0" w:lastColumn="0" w:oddVBand="0" w:evenVBand="0" w:oddHBand="1" w:evenHBand="0" w:firstRowFirstColumn="0" w:firstRowLastColumn="0" w:lastRowFirstColumn="0" w:lastRowLastColumn="0"/>
          <w:trHeight w:val="54"/>
        </w:trPr>
        <w:tc>
          <w:tcPr>
            <w:tcW w:w="0" w:type="dxa"/>
          </w:tcPr>
          <w:p w14:paraId="79CEF942" w14:textId="7831346D" w:rsidR="00321FEB" w:rsidRPr="006F6281" w:rsidRDefault="00321FEB" w:rsidP="00321FEB">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Held for 5 - 8 secs</w:t>
            </w:r>
            <w:r w:rsidR="003271F0">
              <w:rPr>
                <w:rFonts w:ascii="Calibri" w:eastAsia="Times New Roman" w:hAnsi="Calibri"/>
                <w:color w:val="000000"/>
                <w:spacing w:val="0"/>
                <w:sz w:val="18"/>
                <w:szCs w:val="18"/>
                <w:lang w:eastAsia="en-AU"/>
              </w:rPr>
              <w:t xml:space="preserve"> </w:t>
            </w:r>
            <w:r w:rsidR="00383F50">
              <w:rPr>
                <w:rFonts w:ascii="Calibri" w:eastAsia="Times New Roman" w:hAnsi="Calibri"/>
                <w:color w:val="000000"/>
                <w:spacing w:val="0"/>
                <w:sz w:val="18"/>
                <w:szCs w:val="18"/>
                <w:lang w:eastAsia="en-AU"/>
              </w:rPr>
              <w:t>and r</w:t>
            </w:r>
            <w:r w:rsidR="003271F0">
              <w:rPr>
                <w:rFonts w:ascii="Calibri" w:eastAsia="Times New Roman" w:hAnsi="Calibri"/>
                <w:color w:val="000000"/>
                <w:spacing w:val="0"/>
                <w:sz w:val="18"/>
                <w:szCs w:val="18"/>
                <w:lang w:eastAsia="en-AU"/>
              </w:rPr>
              <w:t>eleased</w:t>
            </w:r>
          </w:p>
        </w:tc>
        <w:tc>
          <w:tcPr>
            <w:tcW w:w="0" w:type="dxa"/>
          </w:tcPr>
          <w:p w14:paraId="143D57FC" w14:textId="10392EE6" w:rsidR="00321FEB" w:rsidRPr="006F6281" w:rsidRDefault="00321FEB" w:rsidP="00321FEB">
            <w:pPr>
              <w:spacing w:after="0" w:line="240" w:lineRule="auto"/>
              <w:jc w:val="both"/>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Performs Device Diagnostics and Cycles through the LED States to determine if the device is successfully communicating to IoT Hub then sends the latest telemetry data to IoT Hub</w:t>
            </w:r>
          </w:p>
        </w:tc>
        <w:tc>
          <w:tcPr>
            <w:tcW w:w="0" w:type="dxa"/>
          </w:tcPr>
          <w:p w14:paraId="10650D88" w14:textId="14CBA699" w:rsidR="00321FEB" w:rsidRPr="006F6281" w:rsidRDefault="00321FEB" w:rsidP="00321FEB">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Plays Beep </w:t>
            </w:r>
            <w:proofErr w:type="spellStart"/>
            <w:r>
              <w:rPr>
                <w:rFonts w:ascii="Calibri" w:eastAsia="Times New Roman" w:hAnsi="Calibri"/>
                <w:color w:val="000000"/>
                <w:spacing w:val="0"/>
                <w:sz w:val="18"/>
                <w:szCs w:val="18"/>
                <w:lang w:eastAsia="en-AU"/>
              </w:rPr>
              <w:t>Beep</w:t>
            </w:r>
            <w:proofErr w:type="spellEnd"/>
            <w:r>
              <w:rPr>
                <w:rFonts w:ascii="Calibri" w:eastAsia="Times New Roman" w:hAnsi="Calibri"/>
                <w:color w:val="000000"/>
                <w:spacing w:val="0"/>
                <w:sz w:val="18"/>
                <w:szCs w:val="18"/>
                <w:lang w:eastAsia="en-AU"/>
              </w:rPr>
              <w:t xml:space="preserve"> tone</w:t>
            </w:r>
          </w:p>
        </w:tc>
      </w:tr>
      <w:tr w:rsidR="00321FEB" w14:paraId="309A8183" w14:textId="77777777" w:rsidTr="00823807">
        <w:trPr>
          <w:trHeight w:val="47"/>
        </w:trPr>
        <w:tc>
          <w:tcPr>
            <w:tcW w:w="0" w:type="dxa"/>
          </w:tcPr>
          <w:p w14:paraId="7B4A798C" w14:textId="5BB03CB8" w:rsidR="00321FEB" w:rsidRDefault="00321FEB" w:rsidP="00321FEB">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Held for 9 - 11 secs</w:t>
            </w:r>
            <w:r w:rsidR="003271F0">
              <w:rPr>
                <w:rFonts w:ascii="Calibri" w:eastAsia="Times New Roman" w:hAnsi="Calibri"/>
                <w:color w:val="000000"/>
                <w:spacing w:val="0"/>
                <w:sz w:val="18"/>
                <w:szCs w:val="18"/>
                <w:lang w:eastAsia="en-AU"/>
              </w:rPr>
              <w:t xml:space="preserve"> </w:t>
            </w:r>
            <w:r w:rsidR="00383F50">
              <w:rPr>
                <w:rFonts w:ascii="Calibri" w:eastAsia="Times New Roman" w:hAnsi="Calibri"/>
                <w:color w:val="000000"/>
                <w:spacing w:val="0"/>
                <w:sz w:val="18"/>
                <w:szCs w:val="18"/>
                <w:lang w:eastAsia="en-AU"/>
              </w:rPr>
              <w:t>and r</w:t>
            </w:r>
            <w:r w:rsidR="003271F0">
              <w:rPr>
                <w:rFonts w:ascii="Calibri" w:eastAsia="Times New Roman" w:hAnsi="Calibri"/>
                <w:color w:val="000000"/>
                <w:spacing w:val="0"/>
                <w:sz w:val="18"/>
                <w:szCs w:val="18"/>
                <w:lang w:eastAsia="en-AU"/>
              </w:rPr>
              <w:t>eleased</w:t>
            </w:r>
          </w:p>
        </w:tc>
        <w:tc>
          <w:tcPr>
            <w:tcW w:w="0" w:type="dxa"/>
          </w:tcPr>
          <w:p w14:paraId="429A1568" w14:textId="77777777" w:rsidR="00321FEB" w:rsidRPr="006E7090" w:rsidRDefault="00321FEB" w:rsidP="00321FEB">
            <w:pPr>
              <w:spacing w:after="0" w:line="240" w:lineRule="auto"/>
              <w:jc w:val="both"/>
              <w:rPr>
                <w:rFonts w:ascii="Calibri" w:eastAsia="Times New Roman" w:hAnsi="Calibri"/>
                <w:color w:val="000000"/>
                <w:spacing w:val="0"/>
                <w:sz w:val="18"/>
                <w:szCs w:val="18"/>
                <w:lang w:eastAsia="en-AU"/>
              </w:rPr>
            </w:pPr>
            <w:r w:rsidRPr="006E7090">
              <w:rPr>
                <w:rFonts w:ascii="Calibri" w:eastAsia="Times New Roman" w:hAnsi="Calibri"/>
                <w:color w:val="000000"/>
                <w:spacing w:val="0"/>
                <w:sz w:val="18"/>
                <w:szCs w:val="18"/>
                <w:lang w:eastAsia="en-AU"/>
              </w:rPr>
              <w:t>Soft Reboot device</w:t>
            </w:r>
          </w:p>
          <w:p w14:paraId="7325F574" w14:textId="5DE15448" w:rsidR="00321FEB" w:rsidRPr="002C36B5" w:rsidRDefault="00321FEB" w:rsidP="00321FEB">
            <w:pPr>
              <w:spacing w:after="0" w:line="240" w:lineRule="auto"/>
              <w:jc w:val="both"/>
              <w:rPr>
                <w:rFonts w:ascii="Calibri" w:eastAsia="Times New Roman" w:hAnsi="Calibri"/>
                <w:i/>
                <w:color w:val="000000"/>
                <w:spacing w:val="0"/>
                <w:sz w:val="18"/>
                <w:szCs w:val="18"/>
                <w:u w:val="single"/>
                <w:lang w:eastAsia="en-AU"/>
              </w:rPr>
            </w:pPr>
            <w:r w:rsidRPr="002C36B5">
              <w:rPr>
                <w:rFonts w:ascii="Calibri" w:eastAsia="Times New Roman" w:hAnsi="Calibri"/>
                <w:i/>
                <w:color w:val="000000"/>
                <w:spacing w:val="0"/>
                <w:sz w:val="18"/>
                <w:szCs w:val="18"/>
                <w:u w:val="single"/>
                <w:lang w:eastAsia="en-AU"/>
              </w:rPr>
              <w:t>Does not factory reset or remove customer data</w:t>
            </w:r>
          </w:p>
        </w:tc>
        <w:tc>
          <w:tcPr>
            <w:tcW w:w="0" w:type="dxa"/>
          </w:tcPr>
          <w:p w14:paraId="12465E40" w14:textId="35DA7327" w:rsidR="00321FEB" w:rsidRDefault="00321FEB" w:rsidP="00321FEB">
            <w:pPr>
              <w:spacing w:after="0" w:line="240" w:lineRule="auto"/>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Plays Beep </w:t>
            </w:r>
            <w:proofErr w:type="spellStart"/>
            <w:r>
              <w:rPr>
                <w:rFonts w:ascii="Calibri" w:eastAsia="Times New Roman" w:hAnsi="Calibri"/>
                <w:color w:val="000000"/>
                <w:spacing w:val="0"/>
                <w:sz w:val="18"/>
                <w:szCs w:val="18"/>
                <w:lang w:eastAsia="en-AU"/>
              </w:rPr>
              <w:t>Beep</w:t>
            </w:r>
            <w:proofErr w:type="spellEnd"/>
            <w:r>
              <w:rPr>
                <w:rFonts w:ascii="Calibri" w:eastAsia="Times New Roman" w:hAnsi="Calibri"/>
                <w:color w:val="000000"/>
                <w:spacing w:val="0"/>
                <w:sz w:val="18"/>
                <w:szCs w:val="18"/>
                <w:lang w:eastAsia="en-AU"/>
              </w:rPr>
              <w:t xml:space="preserve"> tone</w:t>
            </w:r>
          </w:p>
        </w:tc>
      </w:tr>
    </w:tbl>
    <w:p w14:paraId="0C48F4DD" w14:textId="77777777" w:rsidR="002C36B5" w:rsidRPr="002C36B5" w:rsidRDefault="002C36B5" w:rsidP="002C36B5"/>
    <w:p w14:paraId="7F3D2F9E" w14:textId="646CB64B" w:rsidR="00F7236B" w:rsidRPr="002D34CC" w:rsidRDefault="002D34CC" w:rsidP="002D34CC">
      <w:pPr>
        <w:pStyle w:val="3"/>
        <w:rPr>
          <w:szCs w:val="22"/>
          <w:lang w:val="en-US" w:eastAsia="en-AU"/>
        </w:rPr>
      </w:pPr>
      <w:bookmarkStart w:id="124" w:name="_Toc5263219"/>
      <w:r w:rsidRPr="00F7236B">
        <w:t>Tracker in Shipping State</w:t>
      </w:r>
      <w:bookmarkEnd w:id="124"/>
    </w:p>
    <w:p w14:paraId="75816873" w14:textId="41E3E5B4" w:rsidR="002D34CC" w:rsidRPr="002D34CC" w:rsidRDefault="002D34CC" w:rsidP="002D34CC">
      <w:pPr>
        <w:ind w:firstLine="720"/>
        <w:rPr>
          <w:rFonts w:ascii="Calibri" w:hAnsi="Calibri"/>
          <w:sz w:val="18"/>
          <w:szCs w:val="18"/>
          <w:u w:val="single"/>
        </w:rPr>
      </w:pPr>
      <w:r w:rsidRPr="002D34CC">
        <w:rPr>
          <w:rFonts w:ascii="Calibri" w:hAnsi="Calibri"/>
          <w:sz w:val="18"/>
          <w:szCs w:val="18"/>
          <w:u w:val="single"/>
        </w:rPr>
        <w:t>First Button press:</w:t>
      </w:r>
    </w:p>
    <w:p w14:paraId="5AD5776E" w14:textId="77777777" w:rsidR="00AC6D2D" w:rsidRPr="002D34CC" w:rsidRDefault="00AC6D2D" w:rsidP="00AC6D2D">
      <w:pPr>
        <w:numPr>
          <w:ilvl w:val="0"/>
          <w:numId w:val="14"/>
        </w:numPr>
        <w:spacing w:after="0" w:line="240" w:lineRule="auto"/>
        <w:ind w:left="1080"/>
        <w:rPr>
          <w:rFonts w:ascii="Calibri" w:hAnsi="Calibri"/>
          <w:sz w:val="18"/>
          <w:szCs w:val="18"/>
        </w:rPr>
      </w:pPr>
      <w:r w:rsidRPr="002D34CC">
        <w:rPr>
          <w:rFonts w:ascii="Calibri" w:hAnsi="Calibri"/>
          <w:sz w:val="18"/>
          <w:szCs w:val="18"/>
        </w:rPr>
        <w:t>Plays Telstra Sting tone on buzzer</w:t>
      </w:r>
    </w:p>
    <w:p w14:paraId="0090EF74" w14:textId="2F317134" w:rsidR="002D34CC" w:rsidRPr="00F7236B" w:rsidRDefault="002D34CC" w:rsidP="002D34CC">
      <w:pPr>
        <w:numPr>
          <w:ilvl w:val="0"/>
          <w:numId w:val="14"/>
        </w:numPr>
        <w:spacing w:after="0" w:line="240" w:lineRule="auto"/>
        <w:ind w:left="1080"/>
        <w:rPr>
          <w:rFonts w:ascii="Calibri" w:hAnsi="Calibri"/>
          <w:sz w:val="18"/>
          <w:szCs w:val="18"/>
        </w:rPr>
      </w:pPr>
      <w:r w:rsidRPr="00F7236B">
        <w:rPr>
          <w:rFonts w:ascii="Calibri" w:hAnsi="Calibri"/>
          <w:sz w:val="18"/>
          <w:szCs w:val="18"/>
        </w:rPr>
        <w:t>Increments button press count</w:t>
      </w:r>
    </w:p>
    <w:p w14:paraId="533EE95D" w14:textId="77777777" w:rsidR="002D34CC" w:rsidRPr="00F7236B" w:rsidRDefault="002D34CC" w:rsidP="002D34CC">
      <w:pPr>
        <w:numPr>
          <w:ilvl w:val="0"/>
          <w:numId w:val="14"/>
        </w:numPr>
        <w:spacing w:after="0" w:line="240" w:lineRule="auto"/>
        <w:ind w:left="1080"/>
        <w:rPr>
          <w:rFonts w:ascii="Calibri" w:hAnsi="Calibri"/>
          <w:sz w:val="18"/>
          <w:szCs w:val="18"/>
        </w:rPr>
      </w:pPr>
      <w:r w:rsidRPr="00F7236B">
        <w:rPr>
          <w:rFonts w:ascii="Calibri" w:hAnsi="Calibri"/>
          <w:sz w:val="18"/>
          <w:szCs w:val="18"/>
        </w:rPr>
        <w:t>Turns on LTE Radio</w:t>
      </w:r>
    </w:p>
    <w:p w14:paraId="2F8B85C8" w14:textId="179CE7B7" w:rsidR="002D34CC" w:rsidRPr="002D34CC" w:rsidRDefault="002D34CC" w:rsidP="002D34CC">
      <w:pPr>
        <w:numPr>
          <w:ilvl w:val="0"/>
          <w:numId w:val="14"/>
        </w:numPr>
        <w:spacing w:after="0" w:line="240" w:lineRule="auto"/>
        <w:ind w:left="1080"/>
        <w:rPr>
          <w:rFonts w:ascii="Calibri" w:hAnsi="Calibri"/>
          <w:sz w:val="18"/>
          <w:szCs w:val="18"/>
        </w:rPr>
      </w:pPr>
      <w:r w:rsidRPr="002D34CC">
        <w:rPr>
          <w:rFonts w:ascii="Calibri" w:hAnsi="Calibri"/>
          <w:sz w:val="18"/>
          <w:szCs w:val="18"/>
        </w:rPr>
        <w:t xml:space="preserve">Start sending telemetry to platform every 1 minute. </w:t>
      </w:r>
    </w:p>
    <w:p w14:paraId="1698054D" w14:textId="1A34D2BD" w:rsidR="002D34CC" w:rsidRPr="002D34CC" w:rsidRDefault="002D34CC" w:rsidP="002D34CC">
      <w:pPr>
        <w:ind w:left="1080"/>
        <w:rPr>
          <w:rFonts w:ascii="Calibri" w:hAnsi="Calibri"/>
          <w:i/>
          <w:sz w:val="18"/>
          <w:szCs w:val="18"/>
        </w:rPr>
      </w:pPr>
      <w:r w:rsidRPr="002D34CC">
        <w:rPr>
          <w:rFonts w:ascii="Calibri" w:hAnsi="Calibri"/>
          <w:i/>
          <w:sz w:val="18"/>
          <w:szCs w:val="18"/>
        </w:rPr>
        <w:t xml:space="preserve">Platform will check whether the device is assigned to a customer account and will </w:t>
      </w:r>
      <w:r w:rsidR="00F06308" w:rsidRPr="002D34CC">
        <w:rPr>
          <w:rFonts w:ascii="Calibri" w:hAnsi="Calibri"/>
          <w:i/>
          <w:sz w:val="18"/>
          <w:szCs w:val="18"/>
        </w:rPr>
        <w:t>decide</w:t>
      </w:r>
      <w:r w:rsidRPr="002D34CC">
        <w:rPr>
          <w:rFonts w:ascii="Calibri" w:hAnsi="Calibri"/>
          <w:i/>
          <w:sz w:val="18"/>
          <w:szCs w:val="18"/>
        </w:rPr>
        <w:t xml:space="preserve"> as to whether to accept or reject the payload</w:t>
      </w:r>
    </w:p>
    <w:p w14:paraId="43657CA7" w14:textId="77777777" w:rsidR="002D34CC" w:rsidRPr="00F7236B" w:rsidRDefault="002D34CC" w:rsidP="002D34CC">
      <w:pPr>
        <w:numPr>
          <w:ilvl w:val="0"/>
          <w:numId w:val="14"/>
        </w:numPr>
        <w:spacing w:after="0" w:line="240" w:lineRule="auto"/>
        <w:ind w:left="1080"/>
        <w:rPr>
          <w:rFonts w:ascii="Calibri" w:hAnsi="Calibri"/>
          <w:sz w:val="18"/>
          <w:szCs w:val="18"/>
        </w:rPr>
      </w:pPr>
      <w:r w:rsidRPr="00F7236B">
        <w:rPr>
          <w:rFonts w:ascii="Calibri" w:hAnsi="Calibri"/>
          <w:sz w:val="18"/>
          <w:szCs w:val="18"/>
        </w:rPr>
        <w:t>Starts 10 minute timer</w:t>
      </w:r>
    </w:p>
    <w:p w14:paraId="276BE35E" w14:textId="5B94876E" w:rsidR="002D34CC" w:rsidRPr="002D34CC" w:rsidRDefault="005B414E" w:rsidP="002D34CC">
      <w:pPr>
        <w:ind w:left="720"/>
        <w:rPr>
          <w:rFonts w:ascii="Calibri" w:hAnsi="Calibri"/>
          <w:sz w:val="18"/>
          <w:szCs w:val="18"/>
          <w:u w:val="single"/>
        </w:rPr>
      </w:pPr>
      <w:r>
        <w:rPr>
          <w:rFonts w:ascii="Calibri" w:hAnsi="Calibri"/>
          <w:sz w:val="18"/>
          <w:szCs w:val="18"/>
          <w:u w:val="single"/>
        </w:rPr>
        <w:br/>
      </w:r>
      <w:r w:rsidR="002D34CC" w:rsidRPr="002D34CC">
        <w:rPr>
          <w:rFonts w:ascii="Calibri" w:hAnsi="Calibri"/>
          <w:sz w:val="18"/>
          <w:szCs w:val="18"/>
          <w:u w:val="single"/>
        </w:rPr>
        <w:t>Second button press:</w:t>
      </w:r>
    </w:p>
    <w:p w14:paraId="41683E26" w14:textId="10825882" w:rsidR="00AC6D2D" w:rsidRPr="002D34CC" w:rsidRDefault="00AC6D2D" w:rsidP="00AC6D2D">
      <w:pPr>
        <w:numPr>
          <w:ilvl w:val="0"/>
          <w:numId w:val="15"/>
        </w:numPr>
        <w:spacing w:after="0" w:line="240" w:lineRule="auto"/>
        <w:rPr>
          <w:rFonts w:ascii="Calibri" w:hAnsi="Calibri"/>
          <w:sz w:val="18"/>
          <w:szCs w:val="18"/>
        </w:rPr>
      </w:pPr>
      <w:r w:rsidRPr="002D34CC">
        <w:rPr>
          <w:rFonts w:ascii="Calibri" w:hAnsi="Calibri"/>
          <w:sz w:val="18"/>
          <w:szCs w:val="18"/>
        </w:rPr>
        <w:lastRenderedPageBreak/>
        <w:t xml:space="preserve">Plays </w:t>
      </w:r>
      <w:r>
        <w:rPr>
          <w:rFonts w:ascii="Calibri" w:hAnsi="Calibri"/>
          <w:sz w:val="18"/>
          <w:szCs w:val="18"/>
        </w:rPr>
        <w:t xml:space="preserve">beep </w:t>
      </w:r>
      <w:proofErr w:type="spellStart"/>
      <w:r w:rsidRPr="002D34CC">
        <w:rPr>
          <w:rFonts w:ascii="Calibri" w:hAnsi="Calibri"/>
          <w:sz w:val="18"/>
          <w:szCs w:val="18"/>
        </w:rPr>
        <w:t>beep</w:t>
      </w:r>
      <w:proofErr w:type="spellEnd"/>
      <w:r w:rsidRPr="002D34CC">
        <w:rPr>
          <w:rFonts w:ascii="Calibri" w:hAnsi="Calibri"/>
          <w:sz w:val="18"/>
          <w:szCs w:val="18"/>
        </w:rPr>
        <w:t xml:space="preserve"> tone on buzzer</w:t>
      </w:r>
    </w:p>
    <w:p w14:paraId="70FE58AC" w14:textId="3556FFF8"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Increments button press count</w:t>
      </w:r>
    </w:p>
    <w:p w14:paraId="689CC248" w14:textId="77777777"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Turns on Bluetooth Radio</w:t>
      </w:r>
    </w:p>
    <w:p w14:paraId="60D6317A" w14:textId="77777777"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Turns on Bluetooth LED to blinking state</w:t>
      </w:r>
    </w:p>
    <w:p w14:paraId="1434EFB0" w14:textId="77777777"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Starts to advertise Bluetooth packet at accelerated rate for 30 seconds at 546.25ms, then from 30-60 seconds at 1285ms, then return to 2570ms.</w:t>
      </w:r>
    </w:p>
    <w:p w14:paraId="08797E4E" w14:textId="77777777"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If Bluetooth connection occurs, stop LED blinking and wait for further command from App</w:t>
      </w:r>
    </w:p>
    <w:p w14:paraId="37EF20D2" w14:textId="64A2D808" w:rsidR="002D34CC" w:rsidRPr="002D34CC" w:rsidRDefault="002D34CC" w:rsidP="002D34CC">
      <w:pPr>
        <w:numPr>
          <w:ilvl w:val="0"/>
          <w:numId w:val="15"/>
        </w:numPr>
        <w:spacing w:after="0" w:line="240" w:lineRule="auto"/>
        <w:rPr>
          <w:rFonts w:ascii="Calibri" w:hAnsi="Calibri"/>
          <w:sz w:val="18"/>
          <w:szCs w:val="18"/>
        </w:rPr>
      </w:pPr>
      <w:r w:rsidRPr="002D34CC">
        <w:rPr>
          <w:rFonts w:ascii="Calibri" w:hAnsi="Calibri"/>
          <w:sz w:val="18"/>
          <w:szCs w:val="18"/>
        </w:rPr>
        <w:t>App to interrogate the IMEI of the device and send to platform and link to customer account</w:t>
      </w:r>
      <w:r w:rsidR="00863E76">
        <w:rPr>
          <w:rFonts w:ascii="Calibri" w:hAnsi="Calibri"/>
          <w:sz w:val="18"/>
          <w:szCs w:val="18"/>
        </w:rPr>
        <w:t xml:space="preserve"> via backend</w:t>
      </w:r>
    </w:p>
    <w:p w14:paraId="6BCAF1C0" w14:textId="56468F89" w:rsidR="002D34CC" w:rsidRPr="002D34CC" w:rsidRDefault="00863E76" w:rsidP="002D34CC">
      <w:pPr>
        <w:ind w:left="720"/>
        <w:rPr>
          <w:rFonts w:ascii="Calibri" w:hAnsi="Calibri"/>
          <w:sz w:val="18"/>
          <w:szCs w:val="18"/>
          <w:u w:val="single"/>
        </w:rPr>
      </w:pPr>
      <w:r>
        <w:rPr>
          <w:rFonts w:ascii="Calibri" w:hAnsi="Calibri"/>
          <w:sz w:val="18"/>
          <w:szCs w:val="18"/>
          <w:u w:val="single"/>
        </w:rPr>
        <w:br/>
      </w:r>
      <w:r w:rsidR="002D34CC" w:rsidRPr="002D34CC">
        <w:rPr>
          <w:rFonts w:ascii="Calibri" w:hAnsi="Calibri"/>
          <w:sz w:val="18"/>
          <w:szCs w:val="18"/>
          <w:u w:val="single"/>
        </w:rPr>
        <w:t>Other:</w:t>
      </w:r>
    </w:p>
    <w:p w14:paraId="63A94E4E" w14:textId="142B73B0" w:rsidR="002D34CC" w:rsidRPr="002D34CC" w:rsidRDefault="002D34CC" w:rsidP="002D34CC">
      <w:pPr>
        <w:pStyle w:val="af"/>
        <w:numPr>
          <w:ilvl w:val="0"/>
          <w:numId w:val="19"/>
        </w:numPr>
        <w:rPr>
          <w:rFonts w:ascii="Calibri" w:hAnsi="Calibri"/>
          <w:sz w:val="18"/>
          <w:szCs w:val="18"/>
        </w:rPr>
      </w:pPr>
      <w:r w:rsidRPr="002D34CC">
        <w:rPr>
          <w:rFonts w:ascii="Calibri" w:hAnsi="Calibri"/>
          <w:sz w:val="18"/>
          <w:szCs w:val="18"/>
        </w:rPr>
        <w:t>If LTE payload receives an acknowledgement to say it was received correctly, then stop the timer and request new characteristic information from platform via MQTT</w:t>
      </w:r>
    </w:p>
    <w:p w14:paraId="459EBB3A" w14:textId="6B65D6F3" w:rsidR="002D34CC" w:rsidRPr="001515C0" w:rsidRDefault="002D34CC" w:rsidP="002D34CC">
      <w:pPr>
        <w:pStyle w:val="af"/>
        <w:numPr>
          <w:ilvl w:val="0"/>
          <w:numId w:val="19"/>
        </w:numPr>
        <w:spacing w:after="0" w:line="240" w:lineRule="auto"/>
        <w:contextualSpacing w:val="0"/>
        <w:rPr>
          <w:rFonts w:ascii="Calibri" w:hAnsi="Calibri"/>
          <w:lang w:val="en-US" w:eastAsia="en-AU"/>
        </w:rPr>
      </w:pPr>
      <w:r w:rsidRPr="002D34CC">
        <w:rPr>
          <w:rFonts w:ascii="Calibri" w:hAnsi="Calibri"/>
          <w:sz w:val="18"/>
          <w:szCs w:val="18"/>
        </w:rPr>
        <w:t>If no successful on</w:t>
      </w:r>
      <w:r>
        <w:rPr>
          <w:rFonts w:ascii="Calibri" w:hAnsi="Calibri"/>
          <w:sz w:val="18"/>
          <w:szCs w:val="18"/>
        </w:rPr>
        <w:t>-</w:t>
      </w:r>
      <w:r w:rsidRPr="002D34CC">
        <w:rPr>
          <w:rFonts w:ascii="Calibri" w:hAnsi="Calibri"/>
          <w:sz w:val="18"/>
          <w:szCs w:val="18"/>
        </w:rPr>
        <w:t>boarding session has completed within 10 min</w:t>
      </w:r>
      <w:r w:rsidR="00723117">
        <w:rPr>
          <w:rFonts w:ascii="Calibri" w:hAnsi="Calibri"/>
          <w:sz w:val="18"/>
          <w:szCs w:val="18"/>
        </w:rPr>
        <w:t>ute</w:t>
      </w:r>
      <w:r w:rsidRPr="002D34CC">
        <w:rPr>
          <w:rFonts w:ascii="Calibri" w:hAnsi="Calibri"/>
          <w:sz w:val="18"/>
          <w:szCs w:val="18"/>
        </w:rPr>
        <w:t>s disable all radios and go to back to sleep/shipping state</w:t>
      </w:r>
    </w:p>
    <w:p w14:paraId="56796790" w14:textId="173B7918" w:rsidR="00B9780D" w:rsidRPr="006F6281" w:rsidRDefault="001515C0" w:rsidP="00823807">
      <w:pPr>
        <w:pStyle w:val="af"/>
        <w:numPr>
          <w:ilvl w:val="0"/>
          <w:numId w:val="19"/>
        </w:numPr>
        <w:spacing w:after="0" w:line="240" w:lineRule="auto"/>
        <w:contextualSpacing w:val="0"/>
      </w:pPr>
      <w:r w:rsidRPr="00823807">
        <w:rPr>
          <w:rFonts w:ascii="Calibri" w:hAnsi="Calibri"/>
          <w:b/>
          <w:bCs/>
          <w:sz w:val="18"/>
          <w:szCs w:val="18"/>
          <w:u w:val="single"/>
        </w:rPr>
        <w:t xml:space="preserve">At any point of time, the buttons are </w:t>
      </w:r>
      <w:r w:rsidR="00383F50" w:rsidRPr="00823807">
        <w:rPr>
          <w:rFonts w:ascii="Calibri" w:hAnsi="Calibri"/>
          <w:b/>
          <w:bCs/>
          <w:sz w:val="18"/>
          <w:szCs w:val="18"/>
          <w:u w:val="single"/>
        </w:rPr>
        <w:t>NOT</w:t>
      </w:r>
      <w:r w:rsidRPr="00823807">
        <w:rPr>
          <w:rFonts w:ascii="Calibri" w:hAnsi="Calibri"/>
          <w:b/>
          <w:bCs/>
          <w:sz w:val="18"/>
          <w:szCs w:val="18"/>
          <w:u w:val="single"/>
        </w:rPr>
        <w:t xml:space="preserve"> to factory reset the tracker</w:t>
      </w:r>
      <w:r w:rsidRPr="001515C0">
        <w:rPr>
          <w:rFonts w:ascii="Calibri" w:hAnsi="Calibri"/>
          <w:sz w:val="18"/>
          <w:szCs w:val="18"/>
        </w:rPr>
        <w:t xml:space="preserve">. Only the app (via </w:t>
      </w:r>
      <w:r w:rsidR="00350B29">
        <w:rPr>
          <w:rFonts w:ascii="Calibri" w:hAnsi="Calibri"/>
          <w:sz w:val="18"/>
          <w:szCs w:val="18"/>
        </w:rPr>
        <w:t xml:space="preserve">secure </w:t>
      </w:r>
      <w:r w:rsidRPr="001515C0">
        <w:rPr>
          <w:rFonts w:ascii="Calibri" w:hAnsi="Calibri"/>
          <w:sz w:val="18"/>
          <w:szCs w:val="18"/>
        </w:rPr>
        <w:t xml:space="preserve">BT connection) or the platform with a secure connection to the device is permitted after validating the request (user). </w:t>
      </w:r>
    </w:p>
    <w:p w14:paraId="0D86313B" w14:textId="4619DCF5" w:rsidR="003660AB" w:rsidRPr="006F6281" w:rsidRDefault="003660AB" w:rsidP="00001A36">
      <w:pPr>
        <w:pStyle w:val="2"/>
      </w:pPr>
      <w:bookmarkStart w:id="125" w:name="_Toc5263220"/>
      <w:r w:rsidRPr="006F6281">
        <w:t>Buzzer</w:t>
      </w:r>
      <w:r w:rsidR="00AE0F54" w:rsidRPr="006F6281">
        <w:t xml:space="preserve"> Behaviour</w:t>
      </w:r>
      <w:bookmarkEnd w:id="125"/>
    </w:p>
    <w:p w14:paraId="16D7E573" w14:textId="259BF17C" w:rsidR="0098271A" w:rsidRDefault="0098271A" w:rsidP="0098271A">
      <w:pPr>
        <w:jc w:val="both"/>
        <w:rPr>
          <w:rFonts w:ascii="Calibri" w:hAnsi="Calibri"/>
          <w:sz w:val="18"/>
          <w:szCs w:val="18"/>
        </w:rPr>
      </w:pPr>
      <w:r w:rsidRPr="0098271A">
        <w:rPr>
          <w:rFonts w:ascii="Calibri" w:hAnsi="Calibri"/>
          <w:sz w:val="18"/>
          <w:szCs w:val="18"/>
        </w:rPr>
        <w:t xml:space="preserve">Plays Telstra sting when coming out of shipping state only, all future button presses are a simple beep </w:t>
      </w:r>
      <w:proofErr w:type="spellStart"/>
      <w:r w:rsidR="00C9016C">
        <w:rPr>
          <w:rFonts w:ascii="Calibri" w:hAnsi="Calibri"/>
          <w:sz w:val="18"/>
          <w:szCs w:val="18"/>
        </w:rPr>
        <w:t>beep</w:t>
      </w:r>
      <w:proofErr w:type="spellEnd"/>
      <w:r w:rsidR="00C9016C">
        <w:rPr>
          <w:rFonts w:ascii="Calibri" w:hAnsi="Calibri"/>
          <w:sz w:val="18"/>
          <w:szCs w:val="18"/>
        </w:rPr>
        <w:t xml:space="preserve"> </w:t>
      </w:r>
      <w:r w:rsidRPr="0098271A">
        <w:rPr>
          <w:rFonts w:ascii="Calibri" w:hAnsi="Calibri"/>
          <w:sz w:val="18"/>
          <w:szCs w:val="18"/>
        </w:rPr>
        <w:t>sound.</w:t>
      </w:r>
      <w:r w:rsidR="0005683F">
        <w:rPr>
          <w:rFonts w:ascii="Calibri" w:hAnsi="Calibri"/>
          <w:sz w:val="18"/>
          <w:szCs w:val="18"/>
        </w:rPr>
        <w:t xml:space="preserve"> Refer to 4.8 for more detail.</w:t>
      </w:r>
    </w:p>
    <w:p w14:paraId="759FECAB" w14:textId="7146BDA8" w:rsidR="00BA36EF" w:rsidRDefault="00BA36EF" w:rsidP="1E7DBB6B">
      <w:pPr>
        <w:pStyle w:val="2"/>
      </w:pPr>
      <w:bookmarkStart w:id="126" w:name="_Toc5263221"/>
      <w:r>
        <w:t>Battery Level Reporting</w:t>
      </w:r>
      <w:bookmarkEnd w:id="126"/>
    </w:p>
    <w:p w14:paraId="41E6D57C" w14:textId="2813AAAB" w:rsidR="00BA36EF" w:rsidRPr="00823807" w:rsidRDefault="00BA36EF" w:rsidP="00823807">
      <w:pPr>
        <w:rPr>
          <w:sz w:val="18"/>
          <w:szCs w:val="18"/>
        </w:rPr>
      </w:pPr>
      <w:r w:rsidRPr="00823807">
        <w:rPr>
          <w:rFonts w:ascii="Calibri" w:hAnsi="Calibri"/>
          <w:sz w:val="18"/>
          <w:szCs w:val="18"/>
        </w:rPr>
        <w:t xml:space="preserve">The </w:t>
      </w:r>
      <w:r>
        <w:rPr>
          <w:rFonts w:ascii="Calibri" w:hAnsi="Calibri"/>
          <w:sz w:val="18"/>
          <w:szCs w:val="18"/>
        </w:rPr>
        <w:t xml:space="preserve">battery level will be reported as part of the LTE payload and Bluetooth advertising packet. </w:t>
      </w:r>
      <w:r w:rsidR="0022648F">
        <w:rPr>
          <w:rFonts w:ascii="Calibri" w:hAnsi="Calibri"/>
          <w:sz w:val="18"/>
          <w:szCs w:val="18"/>
        </w:rPr>
        <w:t>There are currently four levels that can be reported on, the below tables indicates how this is determined per device:</w:t>
      </w:r>
    </w:p>
    <w:tbl>
      <w:tblPr>
        <w:tblStyle w:val="GridTable4Accent2"/>
        <w:tblW w:w="2820" w:type="dxa"/>
        <w:tblLook w:val="04A0" w:firstRow="1" w:lastRow="0" w:firstColumn="1" w:lastColumn="0" w:noHBand="0" w:noVBand="1"/>
      </w:tblPr>
      <w:tblGrid>
        <w:gridCol w:w="1560"/>
        <w:gridCol w:w="1260"/>
      </w:tblGrid>
      <w:tr w:rsidR="0022648F" w:rsidRPr="0022648F" w14:paraId="30B8F5E3" w14:textId="77777777" w:rsidTr="008238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2"/>
            <w:noWrap/>
            <w:hideMark/>
          </w:tcPr>
          <w:p w14:paraId="75B15FE6" w14:textId="2B2DF8DA" w:rsidR="0022648F" w:rsidRPr="00823807" w:rsidRDefault="0022648F" w:rsidP="0022648F">
            <w:pPr>
              <w:spacing w:after="0" w:line="240" w:lineRule="auto"/>
              <w:jc w:val="center"/>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Bartlett (TR100)</w:t>
            </w:r>
          </w:p>
        </w:tc>
      </w:tr>
      <w:tr w:rsidR="0022648F" w:rsidRPr="0022648F" w14:paraId="19C427FE"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BDDEB4" w14:textId="09250B5B" w:rsidR="0022648F" w:rsidRPr="00823807" w:rsidRDefault="0022648F" w:rsidP="0022648F">
            <w:pPr>
              <w:spacing w:after="0" w:line="240" w:lineRule="auto"/>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Range</w:t>
            </w:r>
          </w:p>
        </w:tc>
        <w:tc>
          <w:tcPr>
            <w:tcW w:w="0" w:type="dxa"/>
            <w:noWrap/>
            <w:hideMark/>
          </w:tcPr>
          <w:p w14:paraId="0915860C" w14:textId="77777777" w:rsidR="0022648F" w:rsidRPr="00823807" w:rsidRDefault="0022648F" w:rsidP="0082380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spacing w:val="0"/>
                <w:sz w:val="18"/>
                <w:szCs w:val="18"/>
                <w:lang w:eastAsia="en-AU"/>
              </w:rPr>
            </w:pPr>
            <w:r w:rsidRPr="00823807">
              <w:rPr>
                <w:rFonts w:ascii="Calibri" w:eastAsia="Times New Roman" w:hAnsi="Calibri"/>
                <w:b/>
                <w:bCs/>
                <w:color w:val="000000"/>
                <w:spacing w:val="0"/>
                <w:sz w:val="18"/>
                <w:szCs w:val="18"/>
                <w:lang w:eastAsia="en-AU"/>
              </w:rPr>
              <w:t>Value</w:t>
            </w:r>
          </w:p>
        </w:tc>
      </w:tr>
      <w:tr w:rsidR="0022648F" w:rsidRPr="0022648F" w14:paraId="68F2E0F6" w14:textId="77777777" w:rsidTr="00823807">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3F0681"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76~100%</w:t>
            </w:r>
          </w:p>
        </w:tc>
        <w:tc>
          <w:tcPr>
            <w:tcW w:w="0" w:type="dxa"/>
            <w:noWrap/>
            <w:hideMark/>
          </w:tcPr>
          <w:p w14:paraId="2DE9446D" w14:textId="77777777" w:rsidR="0022648F" w:rsidRPr="00823807" w:rsidRDefault="0022648F" w:rsidP="0022648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High</w:t>
            </w:r>
          </w:p>
        </w:tc>
      </w:tr>
      <w:tr w:rsidR="0022648F" w:rsidRPr="0022648F" w14:paraId="6D14D618"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AD35A0"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41~75%</w:t>
            </w:r>
          </w:p>
        </w:tc>
        <w:tc>
          <w:tcPr>
            <w:tcW w:w="0" w:type="dxa"/>
            <w:noWrap/>
            <w:hideMark/>
          </w:tcPr>
          <w:p w14:paraId="37EF296C" w14:textId="77777777" w:rsidR="0022648F" w:rsidRPr="00823807" w:rsidRDefault="0022648F" w:rsidP="0022648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Good</w:t>
            </w:r>
          </w:p>
        </w:tc>
      </w:tr>
      <w:tr w:rsidR="0022648F" w:rsidRPr="0022648F" w14:paraId="4FDF38D4" w14:textId="77777777" w:rsidTr="00823807">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649F5"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26~40%</w:t>
            </w:r>
          </w:p>
        </w:tc>
        <w:tc>
          <w:tcPr>
            <w:tcW w:w="0" w:type="dxa"/>
            <w:noWrap/>
            <w:hideMark/>
          </w:tcPr>
          <w:p w14:paraId="163023EF" w14:textId="77777777" w:rsidR="0022648F" w:rsidRPr="00823807" w:rsidRDefault="0022648F" w:rsidP="0022648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Low</w:t>
            </w:r>
          </w:p>
        </w:tc>
      </w:tr>
      <w:tr w:rsidR="0022648F" w:rsidRPr="0022648F" w14:paraId="5B7E3569"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93EEEA"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0~25%</w:t>
            </w:r>
          </w:p>
        </w:tc>
        <w:tc>
          <w:tcPr>
            <w:tcW w:w="0" w:type="dxa"/>
            <w:noWrap/>
            <w:hideMark/>
          </w:tcPr>
          <w:p w14:paraId="63414EF0" w14:textId="77777777" w:rsidR="0022648F" w:rsidRPr="00823807" w:rsidRDefault="0022648F" w:rsidP="0022648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Critical</w:t>
            </w:r>
          </w:p>
        </w:tc>
      </w:tr>
    </w:tbl>
    <w:p w14:paraId="76D90D1B" w14:textId="6D315216" w:rsidR="0022648F" w:rsidRPr="00823807" w:rsidRDefault="0022648F" w:rsidP="00823807">
      <w:pPr>
        <w:rPr>
          <w:sz w:val="14"/>
          <w:szCs w:val="18"/>
        </w:rPr>
      </w:pPr>
    </w:p>
    <w:tbl>
      <w:tblPr>
        <w:tblStyle w:val="GridTable4Accent2"/>
        <w:tblW w:w="2830" w:type="dxa"/>
        <w:tblLook w:val="04A0" w:firstRow="1" w:lastRow="0" w:firstColumn="1" w:lastColumn="0" w:noHBand="0" w:noVBand="1"/>
      </w:tblPr>
      <w:tblGrid>
        <w:gridCol w:w="1555"/>
        <w:gridCol w:w="1275"/>
      </w:tblGrid>
      <w:tr w:rsidR="0022648F" w:rsidRPr="0022648F" w14:paraId="72498DDD" w14:textId="77777777" w:rsidTr="008238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gridSpan w:val="2"/>
            <w:noWrap/>
            <w:hideMark/>
          </w:tcPr>
          <w:p w14:paraId="28A237F6" w14:textId="77777777" w:rsidR="0022648F" w:rsidRPr="00823807" w:rsidRDefault="0022648F" w:rsidP="0022648F">
            <w:pPr>
              <w:spacing w:after="0" w:line="240" w:lineRule="auto"/>
              <w:jc w:val="center"/>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Stone (TR300)</w:t>
            </w:r>
          </w:p>
        </w:tc>
      </w:tr>
      <w:tr w:rsidR="0022648F" w:rsidRPr="0022648F" w14:paraId="42F50C2A"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AD44BA7" w14:textId="77777777" w:rsidR="0022648F" w:rsidRPr="00823807" w:rsidRDefault="0022648F" w:rsidP="0022648F">
            <w:pPr>
              <w:spacing w:after="0" w:line="240" w:lineRule="auto"/>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Range</w:t>
            </w:r>
          </w:p>
        </w:tc>
        <w:tc>
          <w:tcPr>
            <w:tcW w:w="1275" w:type="dxa"/>
            <w:noWrap/>
            <w:hideMark/>
          </w:tcPr>
          <w:p w14:paraId="0D66FC98" w14:textId="77777777" w:rsidR="0022648F" w:rsidRPr="00823807" w:rsidRDefault="0022648F" w:rsidP="0082380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b/>
                <w:bCs/>
                <w:color w:val="000000"/>
                <w:spacing w:val="0"/>
                <w:sz w:val="18"/>
                <w:szCs w:val="18"/>
                <w:lang w:eastAsia="en-AU"/>
              </w:rPr>
            </w:pPr>
            <w:r w:rsidRPr="00823807">
              <w:rPr>
                <w:rFonts w:ascii="Calibri" w:eastAsia="Times New Roman" w:hAnsi="Calibri"/>
                <w:b/>
                <w:bCs/>
                <w:color w:val="000000"/>
                <w:spacing w:val="0"/>
                <w:sz w:val="18"/>
                <w:szCs w:val="18"/>
                <w:lang w:eastAsia="en-AU"/>
              </w:rPr>
              <w:t>Value</w:t>
            </w:r>
          </w:p>
        </w:tc>
      </w:tr>
      <w:tr w:rsidR="0022648F" w:rsidRPr="0022648F" w14:paraId="5FAA4BE1" w14:textId="77777777" w:rsidTr="00823807">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DE082E5"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76~100%</w:t>
            </w:r>
          </w:p>
        </w:tc>
        <w:tc>
          <w:tcPr>
            <w:tcW w:w="1275" w:type="dxa"/>
            <w:noWrap/>
            <w:hideMark/>
          </w:tcPr>
          <w:p w14:paraId="390A6AA7" w14:textId="77777777" w:rsidR="0022648F" w:rsidRPr="00823807" w:rsidRDefault="0022648F" w:rsidP="0022648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High</w:t>
            </w:r>
          </w:p>
        </w:tc>
      </w:tr>
      <w:tr w:rsidR="0022648F" w:rsidRPr="0022648F" w14:paraId="36961AE8"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2DCDF5"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31~75%</w:t>
            </w:r>
          </w:p>
        </w:tc>
        <w:tc>
          <w:tcPr>
            <w:tcW w:w="1275" w:type="dxa"/>
            <w:noWrap/>
            <w:hideMark/>
          </w:tcPr>
          <w:p w14:paraId="2F42F3F7" w14:textId="77777777" w:rsidR="0022648F" w:rsidRPr="00823807" w:rsidRDefault="0022648F" w:rsidP="0022648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Good</w:t>
            </w:r>
          </w:p>
        </w:tc>
      </w:tr>
      <w:tr w:rsidR="0022648F" w:rsidRPr="0022648F" w14:paraId="068F984C" w14:textId="77777777" w:rsidTr="00823807">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92F765"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16~30%</w:t>
            </w:r>
          </w:p>
        </w:tc>
        <w:tc>
          <w:tcPr>
            <w:tcW w:w="1275" w:type="dxa"/>
            <w:noWrap/>
            <w:hideMark/>
          </w:tcPr>
          <w:p w14:paraId="1C29B19D" w14:textId="77777777" w:rsidR="0022648F" w:rsidRPr="00823807" w:rsidRDefault="0022648F" w:rsidP="0022648F">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Low</w:t>
            </w:r>
          </w:p>
        </w:tc>
      </w:tr>
      <w:tr w:rsidR="0022648F" w:rsidRPr="0022648F" w14:paraId="50986694" w14:textId="77777777" w:rsidTr="008238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DD2614B" w14:textId="77777777" w:rsidR="0022648F" w:rsidRPr="00823807" w:rsidRDefault="0022648F" w:rsidP="0022648F">
            <w:pPr>
              <w:spacing w:after="0" w:line="240" w:lineRule="auto"/>
              <w:rPr>
                <w:rFonts w:ascii="Calibri" w:eastAsia="Times New Roman" w:hAnsi="Calibri"/>
                <w:b w:val="0"/>
                <w:bCs w:val="0"/>
                <w:color w:val="000000"/>
                <w:spacing w:val="0"/>
                <w:sz w:val="18"/>
                <w:szCs w:val="18"/>
                <w:lang w:eastAsia="en-AU"/>
              </w:rPr>
            </w:pPr>
            <w:r w:rsidRPr="00823807">
              <w:rPr>
                <w:rFonts w:ascii="Calibri" w:eastAsia="Times New Roman" w:hAnsi="Calibri"/>
                <w:color w:val="000000"/>
                <w:spacing w:val="0"/>
                <w:sz w:val="18"/>
                <w:szCs w:val="18"/>
                <w:lang w:eastAsia="en-AU"/>
              </w:rPr>
              <w:t>0~15%</w:t>
            </w:r>
          </w:p>
        </w:tc>
        <w:tc>
          <w:tcPr>
            <w:tcW w:w="1275" w:type="dxa"/>
            <w:noWrap/>
            <w:hideMark/>
          </w:tcPr>
          <w:p w14:paraId="1AEB513E" w14:textId="77777777" w:rsidR="0022648F" w:rsidRPr="00823807" w:rsidRDefault="0022648F" w:rsidP="0022648F">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823807">
              <w:rPr>
                <w:rFonts w:ascii="Calibri" w:eastAsia="Times New Roman" w:hAnsi="Calibri"/>
                <w:color w:val="000000"/>
                <w:spacing w:val="0"/>
                <w:sz w:val="18"/>
                <w:szCs w:val="18"/>
                <w:lang w:eastAsia="en-AU"/>
              </w:rPr>
              <w:t>Critical</w:t>
            </w:r>
          </w:p>
        </w:tc>
      </w:tr>
    </w:tbl>
    <w:p w14:paraId="63B297FC" w14:textId="66889ABC" w:rsidR="003728B0" w:rsidRPr="006F6281" w:rsidRDefault="00382911" w:rsidP="00B87879">
      <w:pPr>
        <w:pStyle w:val="1"/>
        <w:jc w:val="both"/>
      </w:pPr>
      <w:bookmarkStart w:id="127" w:name="_Toc5263222"/>
      <w:r w:rsidRPr="006F6281">
        <w:t>Integration specifications</w:t>
      </w:r>
      <w:bookmarkEnd w:id="127"/>
    </w:p>
    <w:p w14:paraId="557D9A7A" w14:textId="0E6D48CB" w:rsidR="003728B0" w:rsidRDefault="003728B0" w:rsidP="00B87879">
      <w:pPr>
        <w:spacing w:after="0" w:line="240" w:lineRule="auto"/>
        <w:jc w:val="both"/>
        <w:rPr>
          <w:rFonts w:ascii="Calibri" w:eastAsia="Times New Roman" w:hAnsi="Calibri" w:cs="Calibri"/>
          <w:spacing w:val="0"/>
          <w:sz w:val="18"/>
          <w:szCs w:val="18"/>
          <w:lang w:eastAsia="en-AU"/>
        </w:rPr>
      </w:pPr>
      <w:r w:rsidRPr="006F6281">
        <w:rPr>
          <w:rFonts w:ascii="Calibri" w:eastAsia="Times New Roman" w:hAnsi="Calibri" w:cs="Calibri"/>
          <w:spacing w:val="0"/>
          <w:sz w:val="18"/>
          <w:szCs w:val="18"/>
          <w:lang w:eastAsia="en-AU"/>
        </w:rPr>
        <w:t xml:space="preserve">The below sections provide the </w:t>
      </w:r>
      <w:r w:rsidR="00FC0B97">
        <w:rPr>
          <w:rFonts w:ascii="Calibri" w:eastAsia="Times New Roman" w:hAnsi="Calibri" w:cs="Calibri"/>
          <w:spacing w:val="0"/>
          <w:sz w:val="18"/>
          <w:szCs w:val="18"/>
          <w:lang w:eastAsia="en-AU"/>
        </w:rPr>
        <w:t>three kinds of integration with the device and respective specifications.</w:t>
      </w:r>
    </w:p>
    <w:p w14:paraId="0E4E241F" w14:textId="7E84A073" w:rsidR="00844220" w:rsidRPr="006F6281" w:rsidRDefault="00844220" w:rsidP="00B87879">
      <w:pPr>
        <w:spacing w:after="0" w:line="240" w:lineRule="auto"/>
        <w:jc w:val="both"/>
        <w:rPr>
          <w:rFonts w:ascii="Calibri" w:eastAsia="Times New Roman" w:hAnsi="Calibri" w:cs="Calibri"/>
          <w:spacing w:val="0"/>
          <w:sz w:val="18"/>
          <w:szCs w:val="18"/>
          <w:lang w:eastAsia="en-AU"/>
        </w:rPr>
      </w:pPr>
      <w:r>
        <w:rPr>
          <w:rFonts w:ascii="Calibri" w:eastAsia="Times New Roman" w:hAnsi="Calibri" w:cs="Calibri"/>
          <w:spacing w:val="0"/>
          <w:sz w:val="18"/>
          <w:szCs w:val="18"/>
          <w:lang w:eastAsia="en-AU"/>
        </w:rPr>
        <w:t xml:space="preserve">Telstra’s </w:t>
      </w:r>
      <w:r w:rsidRPr="00844220">
        <w:rPr>
          <w:rFonts w:ascii="Calibri" w:eastAsia="Times New Roman" w:hAnsi="Calibri" w:cs="Calibri"/>
          <w:spacing w:val="0"/>
          <w:sz w:val="18"/>
          <w:szCs w:val="18"/>
          <w:lang w:eastAsia="en-AU"/>
        </w:rPr>
        <w:t>API call to play the Telstra Sting tone on the device for a set number of revolutions.</w:t>
      </w:r>
    </w:p>
    <w:p w14:paraId="4E9C24CB" w14:textId="45EC1346" w:rsidR="003728B0" w:rsidRPr="006F6281" w:rsidRDefault="00382911" w:rsidP="00B87879">
      <w:pPr>
        <w:pStyle w:val="2"/>
        <w:jc w:val="both"/>
        <w:rPr>
          <w:lang w:eastAsia="en-AU"/>
        </w:rPr>
      </w:pPr>
      <w:bookmarkStart w:id="128" w:name="_Toc5263223"/>
      <w:r w:rsidRPr="006F6281">
        <w:rPr>
          <w:lang w:eastAsia="en-AU"/>
        </w:rPr>
        <w:t xml:space="preserve">LTE Device </w:t>
      </w:r>
      <w:r w:rsidR="007135E1">
        <w:rPr>
          <w:lang w:eastAsia="en-AU"/>
        </w:rPr>
        <w:t xml:space="preserve">from or </w:t>
      </w:r>
      <w:r w:rsidRPr="006F6281">
        <w:rPr>
          <w:lang w:eastAsia="en-AU"/>
        </w:rPr>
        <w:t>to LoT app</w:t>
      </w:r>
      <w:bookmarkEnd w:id="128"/>
    </w:p>
    <w:p w14:paraId="25CF5046" w14:textId="566F6FB0" w:rsidR="00112A65" w:rsidRDefault="002949F6" w:rsidP="00B87879">
      <w:pPr>
        <w:jc w:val="both"/>
        <w:rPr>
          <w:rFonts w:ascii="Calibri" w:hAnsi="Calibri"/>
          <w:sz w:val="18"/>
          <w:szCs w:val="18"/>
        </w:rPr>
      </w:pPr>
      <w:r w:rsidRPr="006F6281">
        <w:rPr>
          <w:rFonts w:ascii="Calibri" w:hAnsi="Calibri"/>
          <w:sz w:val="18"/>
          <w:szCs w:val="18"/>
        </w:rPr>
        <w:t>The Bluetooth based communication during the regist</w:t>
      </w:r>
      <w:r w:rsidR="00216A8D" w:rsidRPr="006F6281">
        <w:rPr>
          <w:rFonts w:ascii="Calibri" w:hAnsi="Calibri"/>
          <w:sz w:val="18"/>
          <w:szCs w:val="18"/>
        </w:rPr>
        <w:t>ration process and any BLE para</w:t>
      </w:r>
      <w:r w:rsidRPr="006F6281">
        <w:rPr>
          <w:rFonts w:ascii="Calibri" w:hAnsi="Calibri"/>
          <w:sz w:val="18"/>
          <w:szCs w:val="18"/>
        </w:rPr>
        <w:t>meters set through the app would be part of this interface.</w:t>
      </w:r>
      <w:r w:rsidR="00C214FA">
        <w:rPr>
          <w:rFonts w:ascii="Calibri" w:hAnsi="Calibri"/>
          <w:sz w:val="18"/>
          <w:szCs w:val="18"/>
        </w:rPr>
        <w:t xml:space="preserve"> </w:t>
      </w:r>
      <w:r w:rsidR="00C214FA" w:rsidRPr="00100C5B">
        <w:rPr>
          <w:rFonts w:ascii="Calibri" w:hAnsi="Calibri"/>
          <w:sz w:val="18"/>
          <w:szCs w:val="18"/>
        </w:rPr>
        <w:t>Bluetooth SDK</w:t>
      </w:r>
      <w:r w:rsidR="00A05A7E" w:rsidRPr="00100C5B">
        <w:rPr>
          <w:rFonts w:ascii="Calibri" w:hAnsi="Calibri"/>
          <w:sz w:val="18"/>
          <w:szCs w:val="18"/>
        </w:rPr>
        <w:t xml:space="preserve"> is </w:t>
      </w:r>
      <w:r w:rsidR="00416123" w:rsidRPr="00100C5B">
        <w:rPr>
          <w:rFonts w:ascii="Calibri" w:hAnsi="Calibri"/>
          <w:sz w:val="18"/>
          <w:szCs w:val="18"/>
        </w:rPr>
        <w:t>in the</w:t>
      </w:r>
      <w:r w:rsidR="00416123">
        <w:rPr>
          <w:rFonts w:ascii="Calibri" w:hAnsi="Calibri"/>
          <w:sz w:val="18"/>
          <w:szCs w:val="18"/>
        </w:rPr>
        <w:t xml:space="preserve"> references sections as an attachment. </w:t>
      </w:r>
      <w:r w:rsidR="00A05A7E">
        <w:rPr>
          <w:rFonts w:ascii="Calibri" w:hAnsi="Calibri"/>
          <w:sz w:val="18"/>
          <w:szCs w:val="18"/>
        </w:rPr>
        <w:t xml:space="preserve">The advertisement set of fields to be considered </w:t>
      </w:r>
      <w:r w:rsidR="009C3D81">
        <w:rPr>
          <w:rFonts w:ascii="Calibri" w:hAnsi="Calibri"/>
          <w:sz w:val="18"/>
          <w:szCs w:val="18"/>
        </w:rPr>
        <w:t xml:space="preserve">(but not limited to) </w:t>
      </w:r>
      <w:r w:rsidR="00A05A7E">
        <w:rPr>
          <w:rFonts w:ascii="Calibri" w:hAnsi="Calibri"/>
          <w:sz w:val="18"/>
          <w:szCs w:val="18"/>
        </w:rPr>
        <w:t>are</w:t>
      </w:r>
      <w:r w:rsidR="0005683F">
        <w:rPr>
          <w:rFonts w:ascii="Calibri" w:hAnsi="Calibri"/>
          <w:sz w:val="18"/>
          <w:szCs w:val="18"/>
        </w:rPr>
        <w:t>:</w:t>
      </w:r>
    </w:p>
    <w:tbl>
      <w:tblPr>
        <w:tblStyle w:val="GridTable4Accent2"/>
        <w:tblW w:w="9206" w:type="dxa"/>
        <w:tblLook w:val="04A0" w:firstRow="1" w:lastRow="0" w:firstColumn="1" w:lastColumn="0" w:noHBand="0" w:noVBand="1"/>
      </w:tblPr>
      <w:tblGrid>
        <w:gridCol w:w="3772"/>
        <w:gridCol w:w="1464"/>
        <w:gridCol w:w="1464"/>
        <w:gridCol w:w="2506"/>
      </w:tblGrid>
      <w:tr w:rsidR="0021701C" w:rsidRPr="0021701C" w14:paraId="4D4A1F5B" w14:textId="77777777" w:rsidTr="00823807">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057" w:type="dxa"/>
          </w:tcPr>
          <w:p w14:paraId="3896106A"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color w:val="FFFFFF"/>
                <w:sz w:val="18"/>
                <w:szCs w:val="18"/>
              </w:rPr>
              <w:lastRenderedPageBreak/>
              <w:t xml:space="preserve">Name </w:t>
            </w:r>
          </w:p>
        </w:tc>
        <w:tc>
          <w:tcPr>
            <w:tcW w:w="0" w:type="dxa"/>
          </w:tcPr>
          <w:p w14:paraId="70007292" w14:textId="77777777" w:rsidR="0021701C" w:rsidRPr="0021701C" w:rsidRDefault="0021701C" w:rsidP="00FC03F8">
            <w:pPr>
              <w:spacing w:after="0"/>
              <w:ind w:left="1"/>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eastAsia="Calibri" w:hAnsi="Calibri" w:cs="Calibri"/>
                <w:color w:val="FFFFFF"/>
                <w:sz w:val="18"/>
                <w:szCs w:val="18"/>
              </w:rPr>
              <w:t xml:space="preserve">Start </w:t>
            </w:r>
            <w:proofErr w:type="spellStart"/>
            <w:r w:rsidRPr="0021701C">
              <w:rPr>
                <w:rFonts w:ascii="Calibri" w:eastAsia="Calibri" w:hAnsi="Calibri" w:cs="Calibri"/>
                <w:color w:val="FFFFFF"/>
                <w:sz w:val="18"/>
                <w:szCs w:val="18"/>
              </w:rPr>
              <w:t>Byte:Bit</w:t>
            </w:r>
            <w:proofErr w:type="spellEnd"/>
            <w:r w:rsidRPr="0021701C">
              <w:rPr>
                <w:rFonts w:ascii="Calibri" w:eastAsia="Calibri" w:hAnsi="Calibri" w:cs="Calibri"/>
                <w:color w:val="FFFFFF"/>
                <w:sz w:val="18"/>
                <w:szCs w:val="18"/>
              </w:rPr>
              <w:t xml:space="preserve"> </w:t>
            </w:r>
          </w:p>
        </w:tc>
        <w:tc>
          <w:tcPr>
            <w:tcW w:w="0" w:type="dxa"/>
          </w:tcPr>
          <w:p w14:paraId="5C38307E" w14:textId="77777777" w:rsidR="0021701C" w:rsidRPr="0021701C" w:rsidRDefault="0021701C" w:rsidP="00FC03F8">
            <w:pPr>
              <w:spacing w:after="102"/>
              <w:ind w:left="1"/>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proofErr w:type="spellStart"/>
            <w:r w:rsidRPr="0021701C">
              <w:rPr>
                <w:rFonts w:ascii="Calibri" w:eastAsia="Calibri" w:hAnsi="Calibri" w:cs="Calibri"/>
                <w:color w:val="FFFFFF"/>
                <w:sz w:val="18"/>
                <w:szCs w:val="18"/>
              </w:rPr>
              <w:t>Byte:Bit</w:t>
            </w:r>
            <w:proofErr w:type="spellEnd"/>
            <w:r w:rsidRPr="0021701C">
              <w:rPr>
                <w:rFonts w:ascii="Calibri" w:eastAsia="Calibri" w:hAnsi="Calibri" w:cs="Calibri"/>
                <w:color w:val="FFFFFF"/>
                <w:sz w:val="18"/>
                <w:szCs w:val="18"/>
              </w:rPr>
              <w:t xml:space="preserve"> </w:t>
            </w:r>
          </w:p>
          <w:p w14:paraId="72A92983" w14:textId="77777777" w:rsidR="0021701C" w:rsidRPr="0021701C" w:rsidRDefault="0021701C" w:rsidP="00FC03F8">
            <w:pPr>
              <w:spacing w:after="0"/>
              <w:ind w:left="1"/>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eastAsia="Calibri" w:hAnsi="Calibri" w:cs="Calibri"/>
                <w:color w:val="FFFFFF"/>
                <w:sz w:val="18"/>
                <w:szCs w:val="18"/>
              </w:rPr>
              <w:t xml:space="preserve">Count </w:t>
            </w:r>
          </w:p>
        </w:tc>
        <w:tc>
          <w:tcPr>
            <w:tcW w:w="0" w:type="dxa"/>
          </w:tcPr>
          <w:p w14:paraId="5EAA7B54" w14:textId="77777777" w:rsidR="0021701C" w:rsidRPr="0021701C" w:rsidRDefault="0021701C" w:rsidP="00FC03F8">
            <w:pPr>
              <w:spacing w:after="0"/>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eastAsia="Calibri" w:hAnsi="Calibri" w:cs="Calibri"/>
                <w:color w:val="FFFFFF"/>
                <w:sz w:val="18"/>
                <w:szCs w:val="18"/>
              </w:rPr>
              <w:t xml:space="preserve">Description </w:t>
            </w:r>
          </w:p>
        </w:tc>
      </w:tr>
      <w:tr w:rsidR="0021701C" w:rsidRPr="0021701C" w14:paraId="44DBD040" w14:textId="77777777" w:rsidTr="0082380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057" w:type="dxa"/>
          </w:tcPr>
          <w:p w14:paraId="2FA1B7BB"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Manufacturer ID </w:t>
            </w:r>
          </w:p>
        </w:tc>
        <w:tc>
          <w:tcPr>
            <w:tcW w:w="0" w:type="dxa"/>
          </w:tcPr>
          <w:p w14:paraId="6A125A52"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0x00 </w:t>
            </w:r>
          </w:p>
        </w:tc>
        <w:tc>
          <w:tcPr>
            <w:tcW w:w="0" w:type="dxa"/>
          </w:tcPr>
          <w:p w14:paraId="5D1FF060"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2 </w:t>
            </w:r>
          </w:p>
        </w:tc>
        <w:tc>
          <w:tcPr>
            <w:tcW w:w="0" w:type="dxa"/>
          </w:tcPr>
          <w:p w14:paraId="0491F339" w14:textId="6E2C9776" w:rsid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Tels</w:t>
            </w:r>
            <w:r>
              <w:rPr>
                <w:rFonts w:ascii="Calibri" w:hAnsi="Calibri" w:cs="Calibri"/>
                <w:sz w:val="18"/>
                <w:szCs w:val="18"/>
              </w:rPr>
              <w:t>tra’s Bluetooth manufacturer ID.</w:t>
            </w:r>
          </w:p>
          <w:p w14:paraId="2D5584FE" w14:textId="7E364F6D" w:rsidR="0021701C" w:rsidRP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( 0x0145 )</w:t>
            </w:r>
          </w:p>
        </w:tc>
      </w:tr>
      <w:tr w:rsidR="0021701C" w:rsidRPr="0021701C" w14:paraId="16D58850" w14:textId="77777777" w:rsidTr="00823807">
        <w:trPr>
          <w:trHeight w:val="702"/>
        </w:trPr>
        <w:tc>
          <w:tcPr>
            <w:cnfStyle w:val="001000000000" w:firstRow="0" w:lastRow="0" w:firstColumn="1" w:lastColumn="0" w:oddVBand="0" w:evenVBand="0" w:oddHBand="0" w:evenHBand="0" w:firstRowFirstColumn="0" w:firstRowLastColumn="0" w:lastRowFirstColumn="0" w:lastRowLastColumn="0"/>
            <w:tcW w:w="2057" w:type="dxa"/>
          </w:tcPr>
          <w:p w14:paraId="3FD10822"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Advert Revision </w:t>
            </w:r>
          </w:p>
        </w:tc>
        <w:tc>
          <w:tcPr>
            <w:tcW w:w="0" w:type="dxa"/>
          </w:tcPr>
          <w:p w14:paraId="5131D4DF"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0x02:0 </w:t>
            </w:r>
          </w:p>
        </w:tc>
        <w:tc>
          <w:tcPr>
            <w:tcW w:w="0" w:type="dxa"/>
          </w:tcPr>
          <w:p w14:paraId="7FC044A7"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0:5 </w:t>
            </w:r>
          </w:p>
        </w:tc>
        <w:tc>
          <w:tcPr>
            <w:tcW w:w="0" w:type="dxa"/>
          </w:tcPr>
          <w:p w14:paraId="0A425855" w14:textId="77777777" w:rsidR="0021701C" w:rsidRDefault="0021701C" w:rsidP="00FC03F8">
            <w:pPr>
              <w:spacing w:after="0"/>
              <w:ind w:right="32"/>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A number that uniquely identifies the format of</w:t>
            </w:r>
            <w:r>
              <w:rPr>
                <w:rFonts w:ascii="Calibri" w:hAnsi="Calibri" w:cs="Calibri"/>
                <w:sz w:val="18"/>
                <w:szCs w:val="18"/>
              </w:rPr>
              <w:t xml:space="preserve"> the rest of the advertisement.</w:t>
            </w:r>
          </w:p>
          <w:p w14:paraId="0E16AC1D" w14:textId="0FFA23F6" w:rsidR="0021701C" w:rsidRPr="0021701C" w:rsidRDefault="0021701C" w:rsidP="00FC03F8">
            <w:pPr>
              <w:spacing w:after="0"/>
              <w:ind w:right="32"/>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( 0 )</w:t>
            </w:r>
          </w:p>
        </w:tc>
      </w:tr>
      <w:tr w:rsidR="0021701C" w:rsidRPr="0021701C" w14:paraId="27901F69" w14:textId="77777777" w:rsidTr="00823807">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057" w:type="dxa"/>
          </w:tcPr>
          <w:p w14:paraId="18DB2C3F"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Device Type </w:t>
            </w:r>
          </w:p>
        </w:tc>
        <w:tc>
          <w:tcPr>
            <w:tcW w:w="0" w:type="dxa"/>
          </w:tcPr>
          <w:p w14:paraId="2B3D35CB"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0x02:5 </w:t>
            </w:r>
          </w:p>
        </w:tc>
        <w:tc>
          <w:tcPr>
            <w:tcW w:w="0" w:type="dxa"/>
          </w:tcPr>
          <w:p w14:paraId="66457C78"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0:3 </w:t>
            </w:r>
          </w:p>
        </w:tc>
        <w:tc>
          <w:tcPr>
            <w:tcW w:w="0" w:type="dxa"/>
          </w:tcPr>
          <w:p w14:paraId="6E7134C3" w14:textId="77777777" w:rsid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A unique </w:t>
            </w:r>
            <w:proofErr w:type="spellStart"/>
            <w:r>
              <w:rPr>
                <w:rFonts w:ascii="Calibri" w:hAnsi="Calibri" w:cs="Calibri"/>
                <w:sz w:val="18"/>
                <w:szCs w:val="18"/>
              </w:rPr>
              <w:t>LoTP</w:t>
            </w:r>
            <w:proofErr w:type="spellEnd"/>
            <w:r>
              <w:rPr>
                <w:rFonts w:ascii="Calibri" w:hAnsi="Calibri" w:cs="Calibri"/>
                <w:sz w:val="18"/>
                <w:szCs w:val="18"/>
              </w:rPr>
              <w:t xml:space="preserve"> device type.</w:t>
            </w:r>
          </w:p>
          <w:p w14:paraId="12C4EBA0" w14:textId="27E745E5" w:rsidR="0021701C" w:rsidRP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( 0 for Bartlett, 1 for Stone )</w:t>
            </w:r>
          </w:p>
        </w:tc>
      </w:tr>
      <w:tr w:rsidR="0021701C" w:rsidRPr="0021701C" w14:paraId="6DE8513D" w14:textId="77777777" w:rsidTr="00823807">
        <w:trPr>
          <w:trHeight w:val="216"/>
        </w:trPr>
        <w:tc>
          <w:tcPr>
            <w:cnfStyle w:val="001000000000" w:firstRow="0" w:lastRow="0" w:firstColumn="1" w:lastColumn="0" w:oddVBand="0" w:evenVBand="0" w:oddHBand="0" w:evenHBand="0" w:firstRowFirstColumn="0" w:firstRowLastColumn="0" w:lastRowFirstColumn="0" w:lastRowLastColumn="0"/>
            <w:tcW w:w="2057" w:type="dxa"/>
          </w:tcPr>
          <w:p w14:paraId="5F11C128"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Bluetooth Address </w:t>
            </w:r>
          </w:p>
        </w:tc>
        <w:tc>
          <w:tcPr>
            <w:tcW w:w="0" w:type="dxa"/>
          </w:tcPr>
          <w:p w14:paraId="472BF658"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0x03 </w:t>
            </w:r>
          </w:p>
        </w:tc>
        <w:tc>
          <w:tcPr>
            <w:tcW w:w="0" w:type="dxa"/>
          </w:tcPr>
          <w:p w14:paraId="7C966D80"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6 </w:t>
            </w:r>
          </w:p>
        </w:tc>
        <w:tc>
          <w:tcPr>
            <w:tcW w:w="0" w:type="dxa"/>
          </w:tcPr>
          <w:p w14:paraId="31F3B80B" w14:textId="77777777" w:rsidR="0021701C" w:rsidRPr="0021701C" w:rsidRDefault="0021701C" w:rsidP="00FC03F8">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The BA of this device. </w:t>
            </w:r>
          </w:p>
        </w:tc>
      </w:tr>
      <w:tr w:rsidR="0021701C" w:rsidRPr="0021701C" w14:paraId="6AE1CE80" w14:textId="77777777" w:rsidTr="0082380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057" w:type="dxa"/>
          </w:tcPr>
          <w:p w14:paraId="048189CC"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Notifier </w:t>
            </w:r>
          </w:p>
        </w:tc>
        <w:tc>
          <w:tcPr>
            <w:tcW w:w="0" w:type="dxa"/>
          </w:tcPr>
          <w:p w14:paraId="78901BAA"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0x09:0 </w:t>
            </w:r>
          </w:p>
        </w:tc>
        <w:tc>
          <w:tcPr>
            <w:tcW w:w="0" w:type="dxa"/>
          </w:tcPr>
          <w:p w14:paraId="4B8250AD"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0:1 </w:t>
            </w:r>
          </w:p>
        </w:tc>
        <w:tc>
          <w:tcPr>
            <w:tcW w:w="0" w:type="dxa"/>
          </w:tcPr>
          <w:p w14:paraId="368C5A89" w14:textId="77777777" w:rsid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A value that changes to avoid iOS caching advertisements.</w:t>
            </w:r>
          </w:p>
          <w:p w14:paraId="615DE9DE" w14:textId="571AB486" w:rsidR="0021701C" w:rsidRPr="0021701C" w:rsidRDefault="0021701C" w:rsidP="00FC03F8">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random number )</w:t>
            </w:r>
          </w:p>
        </w:tc>
      </w:tr>
      <w:tr w:rsidR="0021701C" w:rsidRPr="0021701C" w14:paraId="3C2EE111" w14:textId="77777777" w:rsidTr="00823807">
        <w:trPr>
          <w:trHeight w:val="413"/>
        </w:trPr>
        <w:tc>
          <w:tcPr>
            <w:cnfStyle w:val="001000000000" w:firstRow="0" w:lastRow="0" w:firstColumn="1" w:lastColumn="0" w:oddVBand="0" w:evenVBand="0" w:oddHBand="0" w:evenHBand="0" w:firstRowFirstColumn="0" w:firstRowLastColumn="0" w:lastRowFirstColumn="0" w:lastRowLastColumn="0"/>
            <w:tcW w:w="2057" w:type="dxa"/>
          </w:tcPr>
          <w:p w14:paraId="73BBF111"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Button Presses </w:t>
            </w:r>
          </w:p>
        </w:tc>
        <w:tc>
          <w:tcPr>
            <w:tcW w:w="0" w:type="dxa"/>
          </w:tcPr>
          <w:p w14:paraId="0C1C2106"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0x09:1 </w:t>
            </w:r>
          </w:p>
        </w:tc>
        <w:tc>
          <w:tcPr>
            <w:tcW w:w="0" w:type="dxa"/>
          </w:tcPr>
          <w:p w14:paraId="2E2BA2CC"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0:3 </w:t>
            </w:r>
          </w:p>
        </w:tc>
        <w:tc>
          <w:tcPr>
            <w:tcW w:w="0" w:type="dxa"/>
          </w:tcPr>
          <w:p w14:paraId="0B642B19" w14:textId="77777777" w:rsidR="0021701C" w:rsidRDefault="0021701C" w:rsidP="00FC03F8">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Number of times the button has been pressed.</w:t>
            </w:r>
          </w:p>
          <w:p w14:paraId="5B1127C0" w14:textId="4F7D0CE2" w:rsidR="0021701C" w:rsidRPr="0021701C" w:rsidRDefault="0021701C" w:rsidP="00FC03F8">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 lifetime counter unaffected by factory reset ) </w:t>
            </w:r>
          </w:p>
        </w:tc>
      </w:tr>
      <w:tr w:rsidR="0021701C" w:rsidRPr="0021701C" w14:paraId="59174B37" w14:textId="77777777" w:rsidTr="00823807">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057" w:type="dxa"/>
          </w:tcPr>
          <w:p w14:paraId="6D7D2DBA"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Battery Level </w:t>
            </w:r>
          </w:p>
        </w:tc>
        <w:tc>
          <w:tcPr>
            <w:tcW w:w="0" w:type="dxa"/>
          </w:tcPr>
          <w:p w14:paraId="76502FA1"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0x09:4 </w:t>
            </w:r>
          </w:p>
        </w:tc>
        <w:tc>
          <w:tcPr>
            <w:tcW w:w="0" w:type="dxa"/>
          </w:tcPr>
          <w:p w14:paraId="7D402573" w14:textId="77777777" w:rsidR="0021701C" w:rsidRPr="0021701C" w:rsidRDefault="0021701C" w:rsidP="00FC03F8">
            <w:pPr>
              <w:spacing w:after="0"/>
              <w:ind w:left="1"/>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0:4 </w:t>
            </w:r>
          </w:p>
        </w:tc>
        <w:tc>
          <w:tcPr>
            <w:tcW w:w="0" w:type="dxa"/>
          </w:tcPr>
          <w:p w14:paraId="20E9B79F" w14:textId="6AE81E5F" w:rsidR="0021701C" w:rsidRPr="0021701C" w:rsidRDefault="0021701C" w:rsidP="00FC03F8">
            <w:pPr>
              <w:pStyle w:val="TableParagraph"/>
              <w:spacing w:line="226" w:lineRule="exact"/>
              <w:ind w:right="218"/>
              <w:cnfStyle w:val="000000100000" w:firstRow="0" w:lastRow="0" w:firstColumn="0" w:lastColumn="0" w:oddVBand="0" w:evenVBand="0" w:oddHBand="1" w:evenHBand="0" w:firstRowFirstColumn="0" w:firstRowLastColumn="0" w:lastRowFirstColumn="0" w:lastRowLastColumn="0"/>
              <w:rPr>
                <w:rFonts w:ascii="Calibri" w:hAnsi="Calibri" w:cs="Calibri"/>
                <w:strike/>
                <w:sz w:val="18"/>
                <w:szCs w:val="18"/>
              </w:rPr>
            </w:pPr>
            <w:r w:rsidRPr="0021701C">
              <w:rPr>
                <w:rFonts w:ascii="Calibri" w:hAnsi="Calibri" w:cs="Calibri"/>
                <w:sz w:val="18"/>
                <w:szCs w:val="18"/>
              </w:rPr>
              <w:t>The battery level</w:t>
            </w:r>
            <w:r w:rsidR="00383F50">
              <w:rPr>
                <w:rFonts w:ascii="Calibri" w:hAnsi="Calibri" w:cs="Calibri"/>
                <w:sz w:val="18"/>
                <w:szCs w:val="18"/>
              </w:rPr>
              <w:t xml:space="preserve"> is detailed as per section 4.10</w:t>
            </w:r>
          </w:p>
          <w:p w14:paraId="41361891" w14:textId="30328AA4" w:rsidR="0021701C" w:rsidRPr="00823807" w:rsidRDefault="00383F50" w:rsidP="00823807">
            <w:pPr>
              <w:pStyle w:val="TableParagraph"/>
              <w:spacing w:line="226" w:lineRule="exact"/>
              <w:ind w:left="141" w:right="218"/>
              <w:cnfStyle w:val="000000100000" w:firstRow="0" w:lastRow="0" w:firstColumn="0" w:lastColumn="0" w:oddVBand="0" w:evenVBand="0" w:oddHBand="1" w:evenHBand="0" w:firstRowFirstColumn="0" w:firstRowLastColumn="0" w:lastRowFirstColumn="0" w:lastRowLastColumn="0"/>
              <w:rPr>
                <w:rFonts w:ascii="Calibri" w:eastAsia="Arial" w:hAnsi="Calibri" w:cs="Calibri"/>
                <w:sz w:val="18"/>
                <w:szCs w:val="18"/>
                <w:lang w:eastAsia="zh-CN"/>
              </w:rPr>
            </w:pPr>
            <w:r>
              <w:rPr>
                <w:rFonts w:ascii="Calibri" w:hAnsi="Calibri" w:cs="Calibri"/>
                <w:sz w:val="18"/>
                <w:szCs w:val="18"/>
                <w:lang w:eastAsia="zh-CN"/>
              </w:rPr>
              <w:t xml:space="preserve">0 - </w:t>
            </w:r>
            <w:r w:rsidR="0021701C" w:rsidRPr="0021701C">
              <w:rPr>
                <w:rFonts w:ascii="Calibri" w:hAnsi="Calibri" w:cs="Calibri"/>
                <w:sz w:val="18"/>
                <w:szCs w:val="18"/>
                <w:lang w:eastAsia="zh-CN"/>
              </w:rPr>
              <w:t>Critical</w:t>
            </w:r>
          </w:p>
          <w:p w14:paraId="096A411A" w14:textId="1DFD83BB" w:rsidR="00383F50" w:rsidRPr="00823807" w:rsidRDefault="00383F50" w:rsidP="00823807">
            <w:pPr>
              <w:pStyle w:val="TableParagraph"/>
              <w:spacing w:line="226" w:lineRule="exact"/>
              <w:ind w:left="141" w:right="218"/>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lang w:eastAsia="zh-CN"/>
              </w:rPr>
              <w:t>1 - Low</w:t>
            </w:r>
          </w:p>
          <w:p w14:paraId="0B4FCE06" w14:textId="61D0FE79" w:rsidR="00383F50" w:rsidRPr="00823807" w:rsidRDefault="00383F50" w:rsidP="00823807">
            <w:pPr>
              <w:pStyle w:val="TableParagraph"/>
              <w:spacing w:line="226" w:lineRule="exact"/>
              <w:ind w:left="141" w:right="218"/>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lang w:eastAsia="zh-CN"/>
              </w:rPr>
            </w:pPr>
            <w:r>
              <w:rPr>
                <w:rFonts w:ascii="Calibri" w:hAnsi="Calibri" w:cs="Calibri"/>
                <w:sz w:val="18"/>
                <w:szCs w:val="18"/>
                <w:lang w:eastAsia="zh-CN"/>
              </w:rPr>
              <w:t xml:space="preserve">2 - </w:t>
            </w:r>
            <w:r w:rsidR="0021701C" w:rsidRPr="0021701C">
              <w:rPr>
                <w:rFonts w:ascii="Calibri" w:hAnsi="Calibri" w:cs="Calibri"/>
                <w:sz w:val="18"/>
                <w:szCs w:val="18"/>
                <w:lang w:eastAsia="zh-CN"/>
              </w:rPr>
              <w:t>Good</w:t>
            </w:r>
          </w:p>
          <w:p w14:paraId="235D9B30" w14:textId="640EE199" w:rsidR="0021701C" w:rsidRPr="00823807" w:rsidRDefault="00383F50" w:rsidP="00823807">
            <w:pPr>
              <w:pStyle w:val="TableParagraph"/>
              <w:spacing w:line="226" w:lineRule="exact"/>
              <w:ind w:left="141" w:right="218"/>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lang w:eastAsia="zh-CN"/>
              </w:rPr>
              <w:t xml:space="preserve">3 - </w:t>
            </w:r>
            <w:r w:rsidR="0021701C" w:rsidRPr="0021701C">
              <w:rPr>
                <w:rFonts w:ascii="Calibri" w:hAnsi="Calibri" w:cs="Calibri"/>
                <w:sz w:val="18"/>
                <w:szCs w:val="18"/>
              </w:rPr>
              <w:t>High</w:t>
            </w:r>
          </w:p>
        </w:tc>
      </w:tr>
      <w:tr w:rsidR="0021701C" w:rsidRPr="0021701C" w14:paraId="093E24B2" w14:textId="77777777" w:rsidTr="00823807">
        <w:trPr>
          <w:trHeight w:val="507"/>
        </w:trPr>
        <w:tc>
          <w:tcPr>
            <w:cnfStyle w:val="001000000000" w:firstRow="0" w:lastRow="0" w:firstColumn="1" w:lastColumn="0" w:oddVBand="0" w:evenVBand="0" w:oddHBand="0" w:evenHBand="0" w:firstRowFirstColumn="0" w:firstRowLastColumn="0" w:lastRowFirstColumn="0" w:lastRowLastColumn="0"/>
            <w:tcW w:w="2057" w:type="dxa"/>
          </w:tcPr>
          <w:p w14:paraId="6DAD6175" w14:textId="77777777" w:rsidR="0021701C" w:rsidRPr="0021701C" w:rsidRDefault="0021701C" w:rsidP="00FC03F8">
            <w:pPr>
              <w:spacing w:after="0"/>
              <w:ind w:left="2"/>
              <w:rPr>
                <w:rFonts w:ascii="Calibri" w:hAnsi="Calibri" w:cs="Calibri"/>
                <w:sz w:val="18"/>
                <w:szCs w:val="18"/>
              </w:rPr>
            </w:pPr>
            <w:r w:rsidRPr="0021701C">
              <w:rPr>
                <w:rFonts w:ascii="Calibri" w:eastAsia="Calibri" w:hAnsi="Calibri" w:cs="Calibri"/>
                <w:sz w:val="18"/>
                <w:szCs w:val="18"/>
              </w:rPr>
              <w:t xml:space="preserve">Authentication Data </w:t>
            </w:r>
          </w:p>
        </w:tc>
        <w:tc>
          <w:tcPr>
            <w:tcW w:w="0" w:type="dxa"/>
          </w:tcPr>
          <w:p w14:paraId="2F80B599"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0x0A </w:t>
            </w:r>
          </w:p>
        </w:tc>
        <w:tc>
          <w:tcPr>
            <w:tcW w:w="0" w:type="dxa"/>
          </w:tcPr>
          <w:p w14:paraId="77C37E3A" w14:textId="77777777" w:rsidR="0021701C" w:rsidRPr="0021701C" w:rsidRDefault="0021701C" w:rsidP="00FC03F8">
            <w:pPr>
              <w:spacing w:after="0"/>
              <w:ind w:left="1"/>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16 </w:t>
            </w:r>
          </w:p>
        </w:tc>
        <w:tc>
          <w:tcPr>
            <w:tcW w:w="0" w:type="dxa"/>
          </w:tcPr>
          <w:p w14:paraId="21CE7A7F" w14:textId="77777777" w:rsidR="0021701C" w:rsidRPr="0021701C" w:rsidRDefault="0021701C" w:rsidP="00FC03F8">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21701C">
              <w:rPr>
                <w:rFonts w:ascii="Calibri" w:hAnsi="Calibri" w:cs="Calibri"/>
                <w:sz w:val="18"/>
                <w:szCs w:val="18"/>
              </w:rPr>
              <w:t xml:space="preserve">Data used to authenticate this device as a genuine </w:t>
            </w:r>
            <w:proofErr w:type="spellStart"/>
            <w:r w:rsidRPr="0021701C">
              <w:rPr>
                <w:rFonts w:ascii="Calibri" w:hAnsi="Calibri" w:cs="Calibri"/>
                <w:sz w:val="18"/>
                <w:szCs w:val="18"/>
              </w:rPr>
              <w:t>LoTP</w:t>
            </w:r>
            <w:proofErr w:type="spellEnd"/>
            <w:r w:rsidRPr="0021701C">
              <w:rPr>
                <w:rFonts w:ascii="Calibri" w:hAnsi="Calibri" w:cs="Calibri"/>
                <w:sz w:val="18"/>
                <w:szCs w:val="18"/>
              </w:rPr>
              <w:t xml:space="preserve"> device. </w:t>
            </w:r>
          </w:p>
        </w:tc>
      </w:tr>
    </w:tbl>
    <w:p w14:paraId="7AE4E069" w14:textId="29F1962E" w:rsidR="008D4261" w:rsidRPr="006F6281" w:rsidRDefault="0021701C" w:rsidP="00B87879">
      <w:pPr>
        <w:jc w:val="both"/>
        <w:rPr>
          <w:rFonts w:ascii="Calibri" w:hAnsi="Calibri"/>
          <w:sz w:val="18"/>
          <w:szCs w:val="18"/>
        </w:rPr>
      </w:pPr>
      <w:r>
        <w:rPr>
          <w:rFonts w:ascii="Calibri" w:hAnsi="Calibri"/>
          <w:sz w:val="18"/>
          <w:szCs w:val="18"/>
        </w:rPr>
        <w:br/>
      </w:r>
      <w:r w:rsidR="008D4261">
        <w:rPr>
          <w:rFonts w:ascii="Calibri" w:hAnsi="Calibri"/>
          <w:sz w:val="18"/>
          <w:szCs w:val="18"/>
        </w:rPr>
        <w:t xml:space="preserve">During </w:t>
      </w:r>
      <w:proofErr w:type="spellStart"/>
      <w:r w:rsidR="008D4261">
        <w:rPr>
          <w:rFonts w:ascii="Calibri" w:hAnsi="Calibri"/>
          <w:sz w:val="18"/>
          <w:szCs w:val="18"/>
        </w:rPr>
        <w:t>theregistration</w:t>
      </w:r>
      <w:proofErr w:type="spellEnd"/>
      <w:r w:rsidR="008D4261">
        <w:rPr>
          <w:rFonts w:ascii="Calibri" w:hAnsi="Calibri"/>
          <w:sz w:val="18"/>
          <w:szCs w:val="18"/>
        </w:rPr>
        <w:t xml:space="preserve"> process, the IMEI also needs to be passed</w:t>
      </w:r>
      <w:r>
        <w:rPr>
          <w:rFonts w:ascii="Calibri" w:hAnsi="Calibri"/>
          <w:sz w:val="18"/>
          <w:szCs w:val="18"/>
        </w:rPr>
        <w:t xml:space="preserve"> to the </w:t>
      </w:r>
      <w:proofErr w:type="spellStart"/>
      <w:r>
        <w:rPr>
          <w:rFonts w:ascii="Calibri" w:hAnsi="Calibri"/>
          <w:sz w:val="18"/>
          <w:szCs w:val="18"/>
        </w:rPr>
        <w:t>LoT</w:t>
      </w:r>
      <w:r w:rsidR="00465DF6">
        <w:rPr>
          <w:rFonts w:ascii="Calibri" w:hAnsi="Calibri"/>
          <w:sz w:val="18"/>
          <w:szCs w:val="18"/>
        </w:rPr>
        <w:t>C</w:t>
      </w:r>
      <w:proofErr w:type="spellEnd"/>
      <w:r>
        <w:rPr>
          <w:rFonts w:ascii="Calibri" w:hAnsi="Calibri"/>
          <w:sz w:val="18"/>
          <w:szCs w:val="18"/>
        </w:rPr>
        <w:t xml:space="preserve"> app</w:t>
      </w:r>
      <w:r w:rsidR="008D4261">
        <w:rPr>
          <w:rFonts w:ascii="Calibri" w:hAnsi="Calibri"/>
          <w:sz w:val="18"/>
          <w:szCs w:val="18"/>
        </w:rPr>
        <w:t xml:space="preserve">. </w:t>
      </w:r>
    </w:p>
    <w:p w14:paraId="715CA7DD" w14:textId="5961EFA0" w:rsidR="00002DC1" w:rsidRPr="006F6281" w:rsidRDefault="00382911" w:rsidP="00B87879">
      <w:pPr>
        <w:pStyle w:val="2"/>
        <w:jc w:val="both"/>
        <w:rPr>
          <w:lang w:eastAsia="en-AU"/>
        </w:rPr>
      </w:pPr>
      <w:bookmarkStart w:id="129" w:name="_Toc5263224"/>
      <w:r w:rsidRPr="006F6281">
        <w:rPr>
          <w:lang w:eastAsia="en-AU"/>
        </w:rPr>
        <w:t>LTE Device to IoT Hub</w:t>
      </w:r>
      <w:bookmarkEnd w:id="129"/>
    </w:p>
    <w:p w14:paraId="3EE1EF0D" w14:textId="396CD557" w:rsidR="009F6D54" w:rsidRPr="006F6281" w:rsidRDefault="009F6D54" w:rsidP="00B87879">
      <w:pPr>
        <w:jc w:val="both"/>
        <w:rPr>
          <w:rFonts w:ascii="Calibri" w:hAnsi="Calibri"/>
          <w:sz w:val="18"/>
          <w:szCs w:val="18"/>
          <w:lang w:eastAsia="en-AU"/>
        </w:rPr>
      </w:pPr>
      <w:r w:rsidRPr="006F6281">
        <w:rPr>
          <w:rFonts w:ascii="Calibri" w:hAnsi="Calibri"/>
          <w:sz w:val="18"/>
          <w:szCs w:val="18"/>
          <w:lang w:eastAsia="en-AU"/>
        </w:rPr>
        <w:t xml:space="preserve">The following section provides the integration specifications for different interaction types between the LTE Devices (tags) to the </w:t>
      </w:r>
      <w:r w:rsidR="002949F6" w:rsidRPr="006F6281">
        <w:rPr>
          <w:rFonts w:ascii="Calibri" w:hAnsi="Calibri"/>
          <w:sz w:val="18"/>
          <w:szCs w:val="18"/>
          <w:lang w:eastAsia="en-AU"/>
        </w:rPr>
        <w:t xml:space="preserve">platform. </w:t>
      </w:r>
    </w:p>
    <w:p w14:paraId="04C772F2" w14:textId="3BC4C816" w:rsidR="00826A0F" w:rsidRPr="006F6281" w:rsidRDefault="00826A0F" w:rsidP="00576B63">
      <w:pPr>
        <w:jc w:val="both"/>
        <w:rPr>
          <w:rFonts w:ascii="Calibri" w:hAnsi="Calibri"/>
          <w:sz w:val="18"/>
          <w:szCs w:val="18"/>
          <w:lang w:eastAsia="en-AU"/>
        </w:rPr>
      </w:pPr>
      <w:r w:rsidRPr="006F6281">
        <w:rPr>
          <w:rFonts w:ascii="Calibri" w:hAnsi="Calibri"/>
          <w:sz w:val="18"/>
          <w:szCs w:val="18"/>
          <w:lang w:eastAsia="en-AU"/>
        </w:rPr>
        <w:t>The device to cloud (LoT Platform) interface specs are described in two major parts. The payload for each of the transactions. There are two transaction patterns established</w:t>
      </w:r>
    </w:p>
    <w:p w14:paraId="4AB2A564" w14:textId="7FCF5C48" w:rsidR="00826A0F" w:rsidRPr="00576B63" w:rsidRDefault="00826A0F" w:rsidP="00576B63">
      <w:pPr>
        <w:pStyle w:val="af"/>
        <w:numPr>
          <w:ilvl w:val="0"/>
          <w:numId w:val="12"/>
        </w:numPr>
        <w:jc w:val="both"/>
        <w:rPr>
          <w:rFonts w:ascii="Calibri" w:hAnsi="Calibri"/>
          <w:sz w:val="18"/>
          <w:szCs w:val="18"/>
          <w:lang w:eastAsia="en-AU"/>
        </w:rPr>
      </w:pPr>
      <w:r w:rsidRPr="00576B63">
        <w:rPr>
          <w:rFonts w:ascii="Calibri" w:hAnsi="Calibri"/>
          <w:sz w:val="18"/>
          <w:szCs w:val="18"/>
          <w:lang w:eastAsia="en-AU"/>
        </w:rPr>
        <w:t xml:space="preserve">Telemetry data </w:t>
      </w:r>
      <w:r w:rsidR="00576B63" w:rsidRPr="00576B63">
        <w:rPr>
          <w:rFonts w:ascii="Calibri" w:hAnsi="Calibri"/>
          <w:sz w:val="18"/>
          <w:szCs w:val="18"/>
          <w:lang w:eastAsia="en-AU"/>
        </w:rPr>
        <w:t xml:space="preserve">– Device to Cloud messaging </w:t>
      </w:r>
      <w:r w:rsidRPr="00576B63">
        <w:rPr>
          <w:rFonts w:ascii="Calibri" w:hAnsi="Calibri"/>
          <w:sz w:val="18"/>
          <w:szCs w:val="18"/>
          <w:lang w:eastAsia="en-AU"/>
        </w:rPr>
        <w:t>and</w:t>
      </w:r>
    </w:p>
    <w:p w14:paraId="437CFC2E" w14:textId="12FD49C3" w:rsidR="00416123" w:rsidRPr="00576B63" w:rsidRDefault="00826A0F" w:rsidP="00576B63">
      <w:pPr>
        <w:pStyle w:val="af"/>
        <w:numPr>
          <w:ilvl w:val="0"/>
          <w:numId w:val="12"/>
        </w:numPr>
        <w:jc w:val="both"/>
        <w:rPr>
          <w:rFonts w:ascii="Calibri" w:hAnsi="Calibri"/>
          <w:sz w:val="18"/>
          <w:szCs w:val="18"/>
          <w:lang w:eastAsia="en-AU"/>
        </w:rPr>
        <w:sectPr w:rsidR="00416123" w:rsidRPr="00576B63" w:rsidSect="0089687E">
          <w:pgSz w:w="11900" w:h="16840" w:code="9"/>
          <w:pgMar w:top="1699" w:right="1368" w:bottom="1699" w:left="1368" w:header="562" w:footer="562" w:gutter="0"/>
          <w:cols w:space="708"/>
          <w:docGrid w:linePitch="360"/>
        </w:sectPr>
      </w:pPr>
      <w:r w:rsidRPr="00576B63">
        <w:rPr>
          <w:rFonts w:ascii="Calibri" w:hAnsi="Calibri"/>
          <w:sz w:val="18"/>
          <w:szCs w:val="18"/>
          <w:lang w:eastAsia="en-AU"/>
        </w:rPr>
        <w:t>Profile parameter updates and firmware versi</w:t>
      </w:r>
      <w:r w:rsidR="00416123" w:rsidRPr="00576B63">
        <w:rPr>
          <w:rFonts w:ascii="Calibri" w:hAnsi="Calibri"/>
          <w:sz w:val="18"/>
          <w:szCs w:val="18"/>
          <w:lang w:eastAsia="en-AU"/>
        </w:rPr>
        <w:t xml:space="preserve">on check </w:t>
      </w:r>
      <w:r w:rsidR="00576B63" w:rsidRPr="00576B63">
        <w:rPr>
          <w:rFonts w:ascii="Calibri" w:hAnsi="Calibri"/>
          <w:sz w:val="18"/>
          <w:szCs w:val="18"/>
          <w:lang w:eastAsia="en-AU"/>
        </w:rPr>
        <w:t>– (cloud to Device messaging) –</w:t>
      </w:r>
      <w:r w:rsidR="00512695">
        <w:rPr>
          <w:rFonts w:ascii="Calibri" w:hAnsi="Calibri"/>
          <w:sz w:val="18"/>
          <w:szCs w:val="18"/>
          <w:lang w:eastAsia="en-AU"/>
        </w:rPr>
        <w:t xml:space="preserve"> The </w:t>
      </w:r>
      <w:r w:rsidR="000E486E">
        <w:rPr>
          <w:rFonts w:ascii="Calibri" w:hAnsi="Calibri"/>
          <w:sz w:val="18"/>
          <w:szCs w:val="18"/>
          <w:lang w:eastAsia="en-AU"/>
        </w:rPr>
        <w:t>process is</w:t>
      </w:r>
      <w:r w:rsidR="00512695">
        <w:rPr>
          <w:rFonts w:ascii="Calibri" w:hAnsi="Calibri"/>
          <w:sz w:val="18"/>
          <w:szCs w:val="18"/>
          <w:lang w:eastAsia="en-AU"/>
        </w:rPr>
        <w:t xml:space="preserve"> depicted in the section 4.6.</w:t>
      </w:r>
      <w:r w:rsidR="000E486E">
        <w:rPr>
          <w:rFonts w:ascii="Calibri" w:hAnsi="Calibri"/>
          <w:sz w:val="18"/>
          <w:szCs w:val="18"/>
          <w:lang w:eastAsia="en-AU"/>
        </w:rPr>
        <w:t>1.</w:t>
      </w:r>
    </w:p>
    <w:p w14:paraId="71664C39" w14:textId="0E9F4AAE" w:rsidR="00382911" w:rsidRPr="006F6281" w:rsidRDefault="005212A3" w:rsidP="00B87879">
      <w:pPr>
        <w:pStyle w:val="3"/>
        <w:jc w:val="both"/>
      </w:pPr>
      <w:bookmarkStart w:id="130" w:name="_Toc5263225"/>
      <w:r>
        <w:lastRenderedPageBreak/>
        <w:t>All MQTT transaction Payloads</w:t>
      </w:r>
      <w:bookmarkEnd w:id="130"/>
    </w:p>
    <w:p w14:paraId="28C76025" w14:textId="03C02763" w:rsidR="00144C16" w:rsidRPr="006F6281" w:rsidRDefault="00144C16" w:rsidP="00B87879">
      <w:pPr>
        <w:jc w:val="both"/>
        <w:rPr>
          <w:rFonts w:ascii="Calibri" w:hAnsi="Calibri"/>
          <w:sz w:val="18"/>
          <w:szCs w:val="18"/>
        </w:rPr>
      </w:pPr>
      <w:r w:rsidRPr="006F6281">
        <w:rPr>
          <w:rFonts w:ascii="Calibri" w:hAnsi="Calibri"/>
          <w:sz w:val="18"/>
          <w:szCs w:val="18"/>
        </w:rPr>
        <w:t>Following table provides the telemetry data payload.</w:t>
      </w:r>
    </w:p>
    <w:tbl>
      <w:tblPr>
        <w:tblStyle w:val="GridTable4Accent3"/>
        <w:tblW w:w="0" w:type="auto"/>
        <w:tblLook w:val="04A0" w:firstRow="1" w:lastRow="0" w:firstColumn="1" w:lastColumn="0" w:noHBand="0" w:noVBand="1"/>
      </w:tblPr>
      <w:tblGrid>
        <w:gridCol w:w="407"/>
        <w:gridCol w:w="422"/>
        <w:gridCol w:w="507"/>
        <w:gridCol w:w="358"/>
        <w:gridCol w:w="491"/>
        <w:gridCol w:w="2121"/>
        <w:gridCol w:w="1123"/>
        <w:gridCol w:w="552"/>
        <w:gridCol w:w="621"/>
        <w:gridCol w:w="1003"/>
        <w:gridCol w:w="818"/>
        <w:gridCol w:w="431"/>
        <w:gridCol w:w="1017"/>
        <w:gridCol w:w="3580"/>
      </w:tblGrid>
      <w:tr w:rsidR="007C515C" w:rsidRPr="00EC3696" w14:paraId="0B423A21" w14:textId="77777777" w:rsidTr="00BC4E7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5" w:type="dxa"/>
            <w:gridSpan w:val="5"/>
            <w:noWrap/>
            <w:hideMark/>
          </w:tcPr>
          <w:p w14:paraId="45868310" w14:textId="69B36615" w:rsidR="00A6451E" w:rsidRPr="00EC3696" w:rsidRDefault="00A6451E" w:rsidP="00EC3696">
            <w:pPr>
              <w:jc w:val="both"/>
              <w:rPr>
                <w:rFonts w:ascii="Calibri" w:hAnsi="Calibri"/>
                <w:sz w:val="18"/>
                <w:szCs w:val="18"/>
              </w:rPr>
            </w:pPr>
            <w:r>
              <w:rPr>
                <w:rFonts w:ascii="Calibri" w:hAnsi="Calibri"/>
                <w:sz w:val="18"/>
                <w:szCs w:val="18"/>
              </w:rPr>
              <w:t>Hierarchy (Indentation )</w:t>
            </w:r>
          </w:p>
        </w:tc>
        <w:tc>
          <w:tcPr>
            <w:tcW w:w="2111" w:type="dxa"/>
            <w:noWrap/>
            <w:hideMark/>
          </w:tcPr>
          <w:p w14:paraId="545EDCA5" w14:textId="77777777" w:rsidR="00A6451E" w:rsidRPr="00EC3696" w:rsidRDefault="00A6451E" w:rsidP="00EC3696">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Item</w:t>
            </w:r>
          </w:p>
        </w:tc>
        <w:tc>
          <w:tcPr>
            <w:tcW w:w="1118" w:type="dxa"/>
            <w:noWrap/>
            <w:hideMark/>
          </w:tcPr>
          <w:p w14:paraId="56438BFE" w14:textId="77777777" w:rsidR="00A6451E" w:rsidRPr="00EC3696" w:rsidRDefault="00A6451E" w:rsidP="00EC3696">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Field</w:t>
            </w:r>
          </w:p>
        </w:tc>
        <w:tc>
          <w:tcPr>
            <w:tcW w:w="1171" w:type="dxa"/>
            <w:gridSpan w:val="2"/>
            <w:noWrap/>
            <w:hideMark/>
          </w:tcPr>
          <w:p w14:paraId="785E783F" w14:textId="77777777" w:rsidR="00A6451E" w:rsidRPr="00EC3696" w:rsidRDefault="00A6451E" w:rsidP="00EC3696">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Field Type</w:t>
            </w:r>
          </w:p>
        </w:tc>
        <w:tc>
          <w:tcPr>
            <w:tcW w:w="2250" w:type="dxa"/>
            <w:gridSpan w:val="3"/>
            <w:noWrap/>
            <w:hideMark/>
          </w:tcPr>
          <w:p w14:paraId="5B37F515" w14:textId="77777777" w:rsidR="00A6451E" w:rsidRPr="00EC3696" w:rsidRDefault="00A6451E" w:rsidP="00EC3696">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Example Data</w:t>
            </w:r>
          </w:p>
        </w:tc>
        <w:tc>
          <w:tcPr>
            <w:tcW w:w="4597" w:type="dxa"/>
            <w:gridSpan w:val="2"/>
            <w:noWrap/>
            <w:hideMark/>
          </w:tcPr>
          <w:p w14:paraId="0CC20B90" w14:textId="77777777" w:rsidR="00A6451E" w:rsidRPr="00EC3696" w:rsidRDefault="00A6451E" w:rsidP="00EC3696">
            <w:pPr>
              <w:jc w:val="both"/>
              <w:cnfStyle w:val="100000000000" w:firstRow="1"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Comments</w:t>
            </w:r>
          </w:p>
        </w:tc>
      </w:tr>
      <w:tr w:rsidR="007C515C" w:rsidRPr="00EC3696" w14:paraId="433EDE1B"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6BCBAEA" w14:textId="77777777" w:rsidR="00EC3696" w:rsidRPr="00EC3696" w:rsidRDefault="00EC3696" w:rsidP="00EC3696">
            <w:pPr>
              <w:jc w:val="both"/>
              <w:rPr>
                <w:rFonts w:ascii="Calibri" w:hAnsi="Calibri"/>
                <w:sz w:val="18"/>
                <w:szCs w:val="18"/>
              </w:rPr>
            </w:pPr>
            <w:r w:rsidRPr="00EC3696">
              <w:rPr>
                <w:rFonts w:ascii="Calibri" w:hAnsi="Calibri"/>
                <w:sz w:val="18"/>
                <w:szCs w:val="18"/>
              </w:rPr>
              <w:t>1</w:t>
            </w:r>
          </w:p>
        </w:tc>
        <w:tc>
          <w:tcPr>
            <w:tcW w:w="0" w:type="dxa"/>
            <w:noWrap/>
            <w:hideMark/>
          </w:tcPr>
          <w:p w14:paraId="115B5BF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0" w:type="dxa"/>
            <w:noWrap/>
            <w:hideMark/>
          </w:tcPr>
          <w:p w14:paraId="78E37B4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49FD324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117DAAF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D14F79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version</w:t>
            </w:r>
          </w:p>
        </w:tc>
        <w:tc>
          <w:tcPr>
            <w:tcW w:w="1118" w:type="dxa"/>
            <w:noWrap/>
            <w:hideMark/>
          </w:tcPr>
          <w:p w14:paraId="486BFDC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1F2A60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04D887B5" w14:textId="206E287D"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1</w:t>
            </w:r>
            <w:r w:rsidR="007C515C">
              <w:rPr>
                <w:rFonts w:ascii="Calibri" w:hAnsi="Calibri"/>
                <w:sz w:val="18"/>
                <w:szCs w:val="18"/>
              </w:rPr>
              <w:t>.1</w:t>
            </w:r>
          </w:p>
        </w:tc>
        <w:tc>
          <w:tcPr>
            <w:tcW w:w="4597" w:type="dxa"/>
            <w:gridSpan w:val="2"/>
            <w:noWrap/>
            <w:hideMark/>
          </w:tcPr>
          <w:p w14:paraId="01DAD58B" w14:textId="0D8885DD" w:rsidR="00EC3696" w:rsidRPr="00EC3696" w:rsidRDefault="00D253BA"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Pr>
                <w:rFonts w:ascii="Calibri" w:hAnsi="Calibri"/>
                <w:sz w:val="18"/>
                <w:szCs w:val="18"/>
              </w:rPr>
              <w:t xml:space="preserve">Version </w:t>
            </w:r>
            <w:r w:rsidR="00EC3696" w:rsidRPr="00EC3696">
              <w:rPr>
                <w:rFonts w:ascii="Calibri" w:hAnsi="Calibri"/>
                <w:sz w:val="18"/>
                <w:szCs w:val="18"/>
              </w:rPr>
              <w:t xml:space="preserve">number </w:t>
            </w:r>
            <w:r>
              <w:rPr>
                <w:rFonts w:ascii="Calibri" w:hAnsi="Calibri"/>
                <w:sz w:val="18"/>
                <w:szCs w:val="18"/>
              </w:rPr>
              <w:t xml:space="preserve">of the message payload - </w:t>
            </w:r>
            <w:r w:rsidR="00EC3696" w:rsidRPr="00EC3696">
              <w:rPr>
                <w:rFonts w:ascii="Calibri" w:hAnsi="Calibri"/>
                <w:sz w:val="18"/>
                <w:szCs w:val="18"/>
              </w:rPr>
              <w:t xml:space="preserve"> value specified by Telstra</w:t>
            </w:r>
          </w:p>
        </w:tc>
      </w:tr>
      <w:tr w:rsidR="007C515C" w:rsidRPr="00EC3696" w14:paraId="7CCCBB2C" w14:textId="77777777" w:rsidTr="000A6E59">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DDB9CE2"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422" w:type="dxa"/>
            <w:noWrap/>
            <w:hideMark/>
          </w:tcPr>
          <w:p w14:paraId="4D1E6A3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0" w:type="dxa"/>
            <w:noWrap/>
            <w:hideMark/>
          </w:tcPr>
          <w:p w14:paraId="22DE5B5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4763B0E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5686C85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BC0887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device</w:t>
            </w:r>
          </w:p>
        </w:tc>
        <w:tc>
          <w:tcPr>
            <w:tcW w:w="1118" w:type="dxa"/>
            <w:noWrap/>
            <w:hideMark/>
          </w:tcPr>
          <w:p w14:paraId="743F6B4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002A7C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40EA7CC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7EC23DE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7B4C34C9"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535907A"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0" w:type="dxa"/>
            <w:noWrap/>
            <w:hideMark/>
          </w:tcPr>
          <w:p w14:paraId="02F47E2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0" w:type="dxa"/>
            <w:noWrap/>
            <w:hideMark/>
          </w:tcPr>
          <w:p w14:paraId="78984BD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05A3A29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71A0B5D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D6D148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phoneNumber</w:t>
            </w:r>
            <w:proofErr w:type="spellEnd"/>
          </w:p>
        </w:tc>
        <w:tc>
          <w:tcPr>
            <w:tcW w:w="1118" w:type="dxa"/>
            <w:noWrap/>
            <w:hideMark/>
          </w:tcPr>
          <w:p w14:paraId="1CB88E9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6F4284F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65F35F8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0400123456</w:t>
            </w:r>
          </w:p>
        </w:tc>
        <w:tc>
          <w:tcPr>
            <w:tcW w:w="4597" w:type="dxa"/>
            <w:gridSpan w:val="2"/>
            <w:noWrap/>
            <w:hideMark/>
          </w:tcPr>
          <w:p w14:paraId="44A4A49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B34D7D5" w14:textId="77777777" w:rsidTr="000A6E59">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591F8BC"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422" w:type="dxa"/>
            <w:noWrap/>
            <w:hideMark/>
          </w:tcPr>
          <w:p w14:paraId="3C00058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w:t>
            </w:r>
          </w:p>
        </w:tc>
        <w:tc>
          <w:tcPr>
            <w:tcW w:w="0" w:type="dxa"/>
            <w:noWrap/>
            <w:hideMark/>
          </w:tcPr>
          <w:p w14:paraId="67E220C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6911613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5ACB67C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8590D3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ICCID</w:t>
            </w:r>
          </w:p>
        </w:tc>
        <w:tc>
          <w:tcPr>
            <w:tcW w:w="1118" w:type="dxa"/>
            <w:noWrap/>
            <w:hideMark/>
          </w:tcPr>
          <w:p w14:paraId="1B5DD61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79EB370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FA9E48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5555</w:t>
            </w:r>
          </w:p>
        </w:tc>
        <w:tc>
          <w:tcPr>
            <w:tcW w:w="4597" w:type="dxa"/>
            <w:gridSpan w:val="2"/>
            <w:noWrap/>
            <w:hideMark/>
          </w:tcPr>
          <w:p w14:paraId="43AFD2C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8BBD2FC"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548D62D"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0" w:type="dxa"/>
            <w:noWrap/>
            <w:hideMark/>
          </w:tcPr>
          <w:p w14:paraId="164D675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c</w:t>
            </w:r>
          </w:p>
        </w:tc>
        <w:tc>
          <w:tcPr>
            <w:tcW w:w="0" w:type="dxa"/>
            <w:noWrap/>
            <w:hideMark/>
          </w:tcPr>
          <w:p w14:paraId="3282837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53FB618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6DD928F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F05A36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IMEI</w:t>
            </w:r>
          </w:p>
        </w:tc>
        <w:tc>
          <w:tcPr>
            <w:tcW w:w="1118" w:type="dxa"/>
            <w:noWrap/>
            <w:hideMark/>
          </w:tcPr>
          <w:p w14:paraId="5659D90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FE7564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78E6BEB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55555555555555</w:t>
            </w:r>
          </w:p>
        </w:tc>
        <w:tc>
          <w:tcPr>
            <w:tcW w:w="4597" w:type="dxa"/>
            <w:gridSpan w:val="2"/>
            <w:noWrap/>
            <w:hideMark/>
          </w:tcPr>
          <w:p w14:paraId="47300850" w14:textId="365D2383"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r w:rsidR="00BB6C3F">
              <w:rPr>
                <w:rFonts w:ascii="Calibri" w:hAnsi="Calibri"/>
                <w:sz w:val="18"/>
                <w:szCs w:val="18"/>
              </w:rPr>
              <w:t>Value to be hashed as part of Telstra’s Security Ops recommendation</w:t>
            </w:r>
          </w:p>
        </w:tc>
      </w:tr>
      <w:tr w:rsidR="007C515C" w:rsidRPr="00EC3696" w14:paraId="5CC92690" w14:textId="77777777" w:rsidTr="000A6E59">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7899D2ED"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422" w:type="dxa"/>
            <w:noWrap/>
            <w:hideMark/>
          </w:tcPr>
          <w:p w14:paraId="403DD5F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1F45648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442E710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44B3C9A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04CD66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IMEISVN</w:t>
            </w:r>
          </w:p>
        </w:tc>
        <w:tc>
          <w:tcPr>
            <w:tcW w:w="1118" w:type="dxa"/>
            <w:noWrap/>
            <w:hideMark/>
          </w:tcPr>
          <w:p w14:paraId="5EC9FE1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626906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107F830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1.2.0</w:t>
            </w:r>
          </w:p>
        </w:tc>
        <w:tc>
          <w:tcPr>
            <w:tcW w:w="4597" w:type="dxa"/>
            <w:gridSpan w:val="2"/>
            <w:noWrap/>
            <w:hideMark/>
          </w:tcPr>
          <w:p w14:paraId="06D2B72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Module details</w:t>
            </w:r>
          </w:p>
        </w:tc>
      </w:tr>
      <w:tr w:rsidR="007C515C" w:rsidRPr="00EC3696" w14:paraId="290A895B"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2BD94286"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0" w:type="dxa"/>
            <w:noWrap/>
            <w:hideMark/>
          </w:tcPr>
          <w:p w14:paraId="48D9CAD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e</w:t>
            </w:r>
          </w:p>
        </w:tc>
        <w:tc>
          <w:tcPr>
            <w:tcW w:w="0" w:type="dxa"/>
            <w:noWrap/>
            <w:hideMark/>
          </w:tcPr>
          <w:p w14:paraId="6647BB3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68E5819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47A99DE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511B802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lteMac</w:t>
            </w:r>
            <w:proofErr w:type="spellEnd"/>
          </w:p>
        </w:tc>
        <w:tc>
          <w:tcPr>
            <w:tcW w:w="1118" w:type="dxa"/>
            <w:noWrap/>
            <w:hideMark/>
          </w:tcPr>
          <w:p w14:paraId="2710652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3B06901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05D1CDC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00:00:00:00:00:00</w:t>
            </w:r>
          </w:p>
        </w:tc>
        <w:tc>
          <w:tcPr>
            <w:tcW w:w="4597" w:type="dxa"/>
            <w:gridSpan w:val="2"/>
            <w:noWrap/>
            <w:hideMark/>
          </w:tcPr>
          <w:p w14:paraId="5CCFC021" w14:textId="55DC77A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
        </w:tc>
      </w:tr>
      <w:tr w:rsidR="007C515C" w:rsidRPr="00EC3696" w14:paraId="49C919CD" w14:textId="77777777" w:rsidTr="000A6E59">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44439F5"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422" w:type="dxa"/>
            <w:noWrap/>
            <w:hideMark/>
          </w:tcPr>
          <w:p w14:paraId="187033F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f</w:t>
            </w:r>
          </w:p>
        </w:tc>
        <w:tc>
          <w:tcPr>
            <w:tcW w:w="0" w:type="dxa"/>
            <w:noWrap/>
            <w:hideMark/>
          </w:tcPr>
          <w:p w14:paraId="2385400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49F6FF9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23B8785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76EE2AD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wifiMac</w:t>
            </w:r>
            <w:proofErr w:type="spellEnd"/>
          </w:p>
        </w:tc>
        <w:tc>
          <w:tcPr>
            <w:tcW w:w="1118" w:type="dxa"/>
            <w:noWrap/>
            <w:hideMark/>
          </w:tcPr>
          <w:p w14:paraId="29EEC75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861F58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7113FF5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00:00:00:00:00:00</w:t>
            </w:r>
          </w:p>
        </w:tc>
        <w:tc>
          <w:tcPr>
            <w:tcW w:w="4597" w:type="dxa"/>
            <w:gridSpan w:val="2"/>
            <w:noWrap/>
            <w:hideMark/>
          </w:tcPr>
          <w:p w14:paraId="2738D17B" w14:textId="0CF1E918"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
        </w:tc>
      </w:tr>
      <w:tr w:rsidR="007C515C" w:rsidRPr="00EC3696" w14:paraId="7E3F742C"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2EF9734"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0" w:type="dxa"/>
            <w:noWrap/>
            <w:hideMark/>
          </w:tcPr>
          <w:p w14:paraId="7C88758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g</w:t>
            </w:r>
          </w:p>
        </w:tc>
        <w:tc>
          <w:tcPr>
            <w:tcW w:w="0" w:type="dxa"/>
            <w:noWrap/>
            <w:hideMark/>
          </w:tcPr>
          <w:p w14:paraId="1A120C3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416AA4B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333DF66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6B233CF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btMac</w:t>
            </w:r>
            <w:proofErr w:type="spellEnd"/>
          </w:p>
        </w:tc>
        <w:tc>
          <w:tcPr>
            <w:tcW w:w="1118" w:type="dxa"/>
            <w:noWrap/>
            <w:hideMark/>
          </w:tcPr>
          <w:p w14:paraId="41E69E4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7520B3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3186050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00:00:00:00:00:00</w:t>
            </w:r>
          </w:p>
        </w:tc>
        <w:tc>
          <w:tcPr>
            <w:tcW w:w="4597" w:type="dxa"/>
            <w:gridSpan w:val="2"/>
            <w:noWrap/>
            <w:hideMark/>
          </w:tcPr>
          <w:p w14:paraId="7D7B4CD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08BF230" w14:textId="77777777" w:rsidTr="000A6E59">
        <w:trPr>
          <w:trHeight w:val="6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358B24B"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422" w:type="dxa"/>
            <w:noWrap/>
            <w:hideMark/>
          </w:tcPr>
          <w:p w14:paraId="5CBCE04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h</w:t>
            </w:r>
          </w:p>
        </w:tc>
        <w:tc>
          <w:tcPr>
            <w:tcW w:w="0" w:type="dxa"/>
            <w:noWrap/>
            <w:hideMark/>
          </w:tcPr>
          <w:p w14:paraId="54F404D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306B77A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25DA856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B3BC52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hardwareId</w:t>
            </w:r>
            <w:proofErr w:type="spellEnd"/>
          </w:p>
        </w:tc>
        <w:tc>
          <w:tcPr>
            <w:tcW w:w="1118" w:type="dxa"/>
            <w:noWrap/>
            <w:hideMark/>
          </w:tcPr>
          <w:p w14:paraId="4F07977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14A03A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3F7ACE3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INBAR1C</w:t>
            </w:r>
          </w:p>
        </w:tc>
        <w:tc>
          <w:tcPr>
            <w:tcW w:w="4597" w:type="dxa"/>
            <w:gridSpan w:val="2"/>
            <w:hideMark/>
          </w:tcPr>
          <w:p w14:paraId="65462F28" w14:textId="77777777" w:rsidR="00EC3696" w:rsidRPr="00EC3696" w:rsidRDefault="00EC3696" w:rsidP="008E79AD">
            <w:pPr>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"INBAR1C" is for Bartlett</w:t>
            </w:r>
            <w:r w:rsidRPr="00EC3696">
              <w:rPr>
                <w:rFonts w:ascii="Calibri" w:hAnsi="Calibri"/>
                <w:sz w:val="18"/>
                <w:szCs w:val="18"/>
              </w:rPr>
              <w:br/>
              <w:t>"INSTO1E" is for Stone</w:t>
            </w:r>
          </w:p>
        </w:tc>
      </w:tr>
      <w:tr w:rsidR="007C515C" w:rsidRPr="00EC3696" w14:paraId="4F92ED28"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23D7016B" w14:textId="77777777" w:rsidR="00EC3696" w:rsidRPr="00EC3696" w:rsidRDefault="00EC3696" w:rsidP="00EC3696">
            <w:pPr>
              <w:jc w:val="both"/>
              <w:rPr>
                <w:rFonts w:ascii="Calibri" w:hAnsi="Calibri"/>
                <w:sz w:val="18"/>
                <w:szCs w:val="18"/>
              </w:rPr>
            </w:pPr>
            <w:r w:rsidRPr="00EC3696">
              <w:rPr>
                <w:rFonts w:ascii="Calibri" w:hAnsi="Calibri"/>
                <w:sz w:val="18"/>
                <w:szCs w:val="18"/>
              </w:rPr>
              <w:t>2</w:t>
            </w:r>
          </w:p>
        </w:tc>
        <w:tc>
          <w:tcPr>
            <w:tcW w:w="0" w:type="dxa"/>
            <w:noWrap/>
            <w:hideMark/>
          </w:tcPr>
          <w:p w14:paraId="0A5E218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0" w:type="dxa"/>
            <w:noWrap/>
            <w:hideMark/>
          </w:tcPr>
          <w:p w14:paraId="58388EE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0CCF3ED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05AA687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7575829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fwVer</w:t>
            </w:r>
            <w:proofErr w:type="spellEnd"/>
          </w:p>
        </w:tc>
        <w:tc>
          <w:tcPr>
            <w:tcW w:w="1118" w:type="dxa"/>
            <w:noWrap/>
            <w:hideMark/>
          </w:tcPr>
          <w:p w14:paraId="381F453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2AEA2D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20AA393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1.0.0</w:t>
            </w:r>
          </w:p>
        </w:tc>
        <w:tc>
          <w:tcPr>
            <w:tcW w:w="4597" w:type="dxa"/>
            <w:gridSpan w:val="2"/>
            <w:noWrap/>
            <w:hideMark/>
          </w:tcPr>
          <w:p w14:paraId="3D610F4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A361F9" w:rsidRPr="00EC3696" w14:paraId="76E3882D" w14:textId="77777777" w:rsidTr="00D253BA">
        <w:trPr>
          <w:trHeight w:val="300"/>
        </w:trPr>
        <w:tc>
          <w:tcPr>
            <w:cnfStyle w:val="001000000000" w:firstRow="0" w:lastRow="0" w:firstColumn="1" w:lastColumn="0" w:oddVBand="0" w:evenVBand="0" w:oddHBand="0" w:evenHBand="0" w:firstRowFirstColumn="0" w:firstRowLastColumn="0" w:lastRowFirstColumn="0" w:lastRowLastColumn="0"/>
            <w:tcW w:w="407" w:type="dxa"/>
            <w:noWrap/>
          </w:tcPr>
          <w:p w14:paraId="49841CD7" w14:textId="77777777" w:rsidR="00A361F9" w:rsidRPr="00437339" w:rsidRDefault="00A361F9" w:rsidP="00EC3696">
            <w:pPr>
              <w:jc w:val="both"/>
              <w:rPr>
                <w:rFonts w:ascii="Calibri" w:hAnsi="Calibri"/>
                <w:sz w:val="18"/>
                <w:szCs w:val="18"/>
                <w:highlight w:val="yellow"/>
              </w:rPr>
            </w:pPr>
            <w:r>
              <w:rPr>
                <w:rFonts w:ascii="Calibri" w:hAnsi="Calibri"/>
                <w:sz w:val="18"/>
                <w:szCs w:val="18"/>
                <w:highlight w:val="yellow"/>
              </w:rPr>
              <w:t>2</w:t>
            </w:r>
          </w:p>
        </w:tc>
        <w:tc>
          <w:tcPr>
            <w:tcW w:w="422" w:type="dxa"/>
            <w:noWrap/>
          </w:tcPr>
          <w:p w14:paraId="6C534EBA"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r>
              <w:rPr>
                <w:rFonts w:ascii="Calibri" w:hAnsi="Calibri"/>
                <w:b/>
                <w:bCs/>
                <w:sz w:val="18"/>
                <w:szCs w:val="18"/>
                <w:highlight w:val="yellow"/>
              </w:rPr>
              <w:t>J</w:t>
            </w:r>
          </w:p>
        </w:tc>
        <w:tc>
          <w:tcPr>
            <w:tcW w:w="507" w:type="dxa"/>
            <w:noWrap/>
          </w:tcPr>
          <w:p w14:paraId="5300219E"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
        </w:tc>
        <w:tc>
          <w:tcPr>
            <w:tcW w:w="358" w:type="dxa"/>
            <w:noWrap/>
          </w:tcPr>
          <w:p w14:paraId="4716818A"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
        </w:tc>
        <w:tc>
          <w:tcPr>
            <w:tcW w:w="491" w:type="dxa"/>
            <w:noWrap/>
          </w:tcPr>
          <w:p w14:paraId="45746E7D"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
        </w:tc>
        <w:tc>
          <w:tcPr>
            <w:tcW w:w="2111" w:type="dxa"/>
            <w:noWrap/>
          </w:tcPr>
          <w:p w14:paraId="1EBF85B5"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Cs/>
                <w:sz w:val="18"/>
                <w:szCs w:val="18"/>
                <w:highlight w:val="yellow"/>
              </w:rPr>
            </w:pPr>
            <w:proofErr w:type="spellStart"/>
            <w:r>
              <w:rPr>
                <w:rFonts w:ascii="Calibri" w:hAnsi="Calibri"/>
                <w:bCs/>
                <w:sz w:val="18"/>
                <w:szCs w:val="18"/>
                <w:highlight w:val="yellow"/>
              </w:rPr>
              <w:t>DeviceProfileID</w:t>
            </w:r>
            <w:proofErr w:type="spellEnd"/>
          </w:p>
        </w:tc>
        <w:tc>
          <w:tcPr>
            <w:tcW w:w="1118" w:type="dxa"/>
            <w:noWrap/>
          </w:tcPr>
          <w:p w14:paraId="3479317E"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Pr>
                <w:rFonts w:ascii="Calibri" w:hAnsi="Calibri"/>
                <w:sz w:val="18"/>
                <w:szCs w:val="18"/>
                <w:highlight w:val="yellow"/>
              </w:rPr>
              <w:t>Required</w:t>
            </w:r>
          </w:p>
        </w:tc>
        <w:tc>
          <w:tcPr>
            <w:tcW w:w="1171" w:type="dxa"/>
            <w:gridSpan w:val="2"/>
            <w:noWrap/>
          </w:tcPr>
          <w:p w14:paraId="286C8637" w14:textId="77777777" w:rsidR="00A361F9" w:rsidRPr="00437339" w:rsidDel="006E02C1"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Pr>
                <w:rFonts w:ascii="Calibri" w:hAnsi="Calibri"/>
                <w:sz w:val="18"/>
                <w:szCs w:val="18"/>
                <w:highlight w:val="yellow"/>
              </w:rPr>
              <w:t>String</w:t>
            </w:r>
          </w:p>
        </w:tc>
        <w:tc>
          <w:tcPr>
            <w:tcW w:w="2250" w:type="dxa"/>
            <w:gridSpan w:val="3"/>
            <w:noWrap/>
          </w:tcPr>
          <w:p w14:paraId="6665C4D8" w14:textId="77777777" w:rsidR="00A361F9" w:rsidRPr="00437339" w:rsidDel="006E02C1"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p>
        </w:tc>
        <w:tc>
          <w:tcPr>
            <w:tcW w:w="4597" w:type="dxa"/>
            <w:gridSpan w:val="2"/>
            <w:noWrap/>
          </w:tcPr>
          <w:p w14:paraId="693D7CA4" w14:textId="77777777" w:rsidR="00A361F9" w:rsidRPr="00437339" w:rsidRDefault="00A361F9"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Pr>
                <w:rFonts w:ascii="Calibri" w:hAnsi="Calibri"/>
                <w:sz w:val="18"/>
                <w:szCs w:val="18"/>
                <w:highlight w:val="yellow"/>
              </w:rPr>
              <w:t>Need to finalise the nomenclature.</w:t>
            </w:r>
          </w:p>
        </w:tc>
      </w:tr>
      <w:tr w:rsidR="007C515C" w:rsidRPr="00EC3696" w14:paraId="0A7F4619" w14:textId="77777777" w:rsidTr="000A6E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tcPr>
          <w:p w14:paraId="0DC28285" w14:textId="5D7F5201" w:rsidR="004254BB" w:rsidRPr="007C515C" w:rsidRDefault="004254BB" w:rsidP="00EC3696">
            <w:pPr>
              <w:jc w:val="both"/>
              <w:rPr>
                <w:rFonts w:ascii="Calibri" w:hAnsi="Calibri"/>
                <w:sz w:val="18"/>
                <w:szCs w:val="18"/>
                <w:highlight w:val="yellow"/>
              </w:rPr>
            </w:pPr>
            <w:r w:rsidRPr="007C515C">
              <w:rPr>
                <w:rFonts w:ascii="Calibri" w:hAnsi="Calibri"/>
                <w:sz w:val="18"/>
                <w:szCs w:val="18"/>
                <w:highlight w:val="yellow"/>
              </w:rPr>
              <w:t>2</w:t>
            </w:r>
          </w:p>
        </w:tc>
        <w:tc>
          <w:tcPr>
            <w:tcW w:w="422" w:type="dxa"/>
            <w:noWrap/>
          </w:tcPr>
          <w:p w14:paraId="7A15CDEE" w14:textId="3787EF19" w:rsidR="004254BB" w:rsidRPr="007C515C" w:rsidRDefault="00A361F9"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highlight w:val="yellow"/>
              </w:rPr>
            </w:pPr>
            <w:r>
              <w:rPr>
                <w:rFonts w:ascii="Calibri" w:hAnsi="Calibri"/>
                <w:b/>
                <w:bCs/>
                <w:sz w:val="18"/>
                <w:szCs w:val="18"/>
                <w:highlight w:val="yellow"/>
              </w:rPr>
              <w:t>k</w:t>
            </w:r>
          </w:p>
        </w:tc>
        <w:tc>
          <w:tcPr>
            <w:tcW w:w="0" w:type="dxa"/>
            <w:noWrap/>
          </w:tcPr>
          <w:p w14:paraId="318A0FD9" w14:textId="77777777" w:rsidR="004254BB" w:rsidRPr="007C515C" w:rsidRDefault="004254BB"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highlight w:val="yellow"/>
              </w:rPr>
            </w:pPr>
          </w:p>
        </w:tc>
        <w:tc>
          <w:tcPr>
            <w:tcW w:w="358" w:type="dxa"/>
            <w:noWrap/>
          </w:tcPr>
          <w:p w14:paraId="188EB4C0" w14:textId="77777777" w:rsidR="004254BB" w:rsidRPr="007C515C" w:rsidRDefault="004254BB"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highlight w:val="yellow"/>
              </w:rPr>
            </w:pPr>
          </w:p>
        </w:tc>
        <w:tc>
          <w:tcPr>
            <w:tcW w:w="491" w:type="dxa"/>
            <w:noWrap/>
          </w:tcPr>
          <w:p w14:paraId="35B8F714" w14:textId="77777777" w:rsidR="004254BB" w:rsidRPr="007C515C" w:rsidRDefault="004254BB"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highlight w:val="yellow"/>
              </w:rPr>
            </w:pPr>
          </w:p>
        </w:tc>
        <w:tc>
          <w:tcPr>
            <w:tcW w:w="2111" w:type="dxa"/>
            <w:noWrap/>
          </w:tcPr>
          <w:p w14:paraId="13EB7F21" w14:textId="22603243" w:rsidR="004254BB" w:rsidRPr="007C515C" w:rsidRDefault="00E007AA"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Cs/>
                <w:sz w:val="18"/>
                <w:szCs w:val="18"/>
                <w:highlight w:val="yellow"/>
              </w:rPr>
            </w:pPr>
            <w:r w:rsidRPr="007C515C">
              <w:rPr>
                <w:rFonts w:ascii="Calibri" w:hAnsi="Calibri"/>
                <w:bCs/>
                <w:sz w:val="18"/>
                <w:szCs w:val="18"/>
                <w:highlight w:val="yellow"/>
              </w:rPr>
              <w:t>error</w:t>
            </w:r>
            <w:r w:rsidR="006E02C1" w:rsidRPr="007C515C">
              <w:rPr>
                <w:rFonts w:ascii="Calibri" w:hAnsi="Calibri"/>
                <w:bCs/>
                <w:sz w:val="18"/>
                <w:szCs w:val="18"/>
                <w:highlight w:val="yellow"/>
              </w:rPr>
              <w:t>s</w:t>
            </w:r>
          </w:p>
        </w:tc>
        <w:tc>
          <w:tcPr>
            <w:tcW w:w="1118" w:type="dxa"/>
            <w:noWrap/>
          </w:tcPr>
          <w:p w14:paraId="4C78C5B1" w14:textId="47AA7823" w:rsidR="004254BB" w:rsidRPr="007C515C" w:rsidRDefault="00E007AA"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Optional</w:t>
            </w:r>
          </w:p>
        </w:tc>
        <w:tc>
          <w:tcPr>
            <w:tcW w:w="1171" w:type="dxa"/>
            <w:gridSpan w:val="2"/>
            <w:noWrap/>
          </w:tcPr>
          <w:p w14:paraId="5044F3B0" w14:textId="74EC6074" w:rsidR="004254BB" w:rsidRPr="007C515C" w:rsidRDefault="007C515C"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highlight w:val="yellow"/>
              </w:rPr>
            </w:pPr>
            <w:r>
              <w:rPr>
                <w:rFonts w:ascii="Calibri" w:hAnsi="Calibri"/>
                <w:sz w:val="18"/>
                <w:szCs w:val="18"/>
                <w:highlight w:val="yellow"/>
              </w:rPr>
              <w:t>A</w:t>
            </w:r>
            <w:r w:rsidRPr="007C515C">
              <w:rPr>
                <w:rFonts w:ascii="Calibri" w:hAnsi="Calibri"/>
                <w:sz w:val="18"/>
                <w:szCs w:val="18"/>
                <w:highlight w:val="yellow"/>
              </w:rPr>
              <w:t>rray</w:t>
            </w:r>
          </w:p>
        </w:tc>
        <w:tc>
          <w:tcPr>
            <w:tcW w:w="2250" w:type="dxa"/>
            <w:gridSpan w:val="3"/>
            <w:noWrap/>
          </w:tcPr>
          <w:p w14:paraId="00457F5B" w14:textId="22C5D069" w:rsidR="004254BB" w:rsidRPr="007C515C" w:rsidRDefault="004254BB"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highlight w:val="yellow"/>
              </w:rPr>
            </w:pPr>
          </w:p>
        </w:tc>
        <w:tc>
          <w:tcPr>
            <w:tcW w:w="4597" w:type="dxa"/>
            <w:gridSpan w:val="2"/>
            <w:noWrap/>
          </w:tcPr>
          <w:p w14:paraId="0533866D" w14:textId="2B3D4232" w:rsidR="004254BB" w:rsidRPr="007C515C"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Details of each error state to be defined,</w:t>
            </w:r>
            <w:r w:rsidR="007C515C">
              <w:rPr>
                <w:rFonts w:ascii="Calibri" w:hAnsi="Calibri"/>
                <w:sz w:val="18"/>
                <w:szCs w:val="18"/>
                <w:highlight w:val="yellow"/>
              </w:rPr>
              <w:t xml:space="preserve"> </w:t>
            </w:r>
            <w:r w:rsidRPr="007C515C">
              <w:rPr>
                <w:rFonts w:ascii="Calibri" w:hAnsi="Calibri"/>
                <w:sz w:val="18"/>
                <w:szCs w:val="18"/>
                <w:highlight w:val="yellow"/>
              </w:rPr>
              <w:t>and added as required.</w:t>
            </w:r>
          </w:p>
        </w:tc>
      </w:tr>
      <w:tr w:rsidR="007C515C" w:rsidRPr="00EC3696" w14:paraId="794D3832"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tcPr>
          <w:p w14:paraId="4B0458E4" w14:textId="1DE88257" w:rsidR="006E02C1" w:rsidRPr="007C515C" w:rsidRDefault="006E02C1" w:rsidP="00EC3696">
            <w:pPr>
              <w:jc w:val="both"/>
              <w:rPr>
                <w:rFonts w:ascii="Calibri" w:hAnsi="Calibri"/>
                <w:sz w:val="18"/>
                <w:szCs w:val="18"/>
                <w:highlight w:val="yellow"/>
              </w:rPr>
            </w:pPr>
            <w:r w:rsidRPr="007C515C">
              <w:rPr>
                <w:rFonts w:ascii="Calibri" w:hAnsi="Calibri"/>
                <w:sz w:val="18"/>
                <w:szCs w:val="18"/>
                <w:highlight w:val="yellow"/>
              </w:rPr>
              <w:lastRenderedPageBreak/>
              <w:t>2</w:t>
            </w:r>
          </w:p>
        </w:tc>
        <w:tc>
          <w:tcPr>
            <w:tcW w:w="422" w:type="dxa"/>
            <w:noWrap/>
          </w:tcPr>
          <w:p w14:paraId="00D2EDC3" w14:textId="091CF07F"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r w:rsidRPr="007C515C">
              <w:rPr>
                <w:rFonts w:ascii="Calibri" w:hAnsi="Calibri"/>
                <w:b/>
                <w:bCs/>
                <w:sz w:val="18"/>
                <w:szCs w:val="18"/>
                <w:highlight w:val="yellow"/>
              </w:rPr>
              <w:t>j</w:t>
            </w:r>
          </w:p>
        </w:tc>
        <w:tc>
          <w:tcPr>
            <w:tcW w:w="0" w:type="dxa"/>
            <w:noWrap/>
          </w:tcPr>
          <w:p w14:paraId="36F7F788" w14:textId="534C3822"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r w:rsidRPr="007C515C">
              <w:rPr>
                <w:rFonts w:ascii="Calibri" w:hAnsi="Calibri"/>
                <w:b/>
                <w:bCs/>
                <w:sz w:val="18"/>
                <w:szCs w:val="18"/>
                <w:highlight w:val="yellow"/>
              </w:rPr>
              <w:t>I</w:t>
            </w:r>
          </w:p>
        </w:tc>
        <w:tc>
          <w:tcPr>
            <w:tcW w:w="358" w:type="dxa"/>
            <w:noWrap/>
          </w:tcPr>
          <w:p w14:paraId="61DFDDE5" w14:textId="77777777"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
        </w:tc>
        <w:tc>
          <w:tcPr>
            <w:tcW w:w="491" w:type="dxa"/>
            <w:noWrap/>
          </w:tcPr>
          <w:p w14:paraId="6450760D" w14:textId="77777777"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
        </w:tc>
        <w:tc>
          <w:tcPr>
            <w:tcW w:w="2111" w:type="dxa"/>
            <w:noWrap/>
          </w:tcPr>
          <w:p w14:paraId="7DCDC515" w14:textId="13D19BEA" w:rsidR="006E02C1" w:rsidRPr="007C515C" w:rsidRDefault="006E02C1">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highlight w:val="yellow"/>
              </w:rPr>
            </w:pPr>
            <w:proofErr w:type="spellStart"/>
            <w:r w:rsidRPr="007C515C">
              <w:rPr>
                <w:rFonts w:ascii="Calibri" w:hAnsi="Calibri"/>
                <w:b/>
                <w:bCs/>
                <w:sz w:val="18"/>
                <w:szCs w:val="18"/>
                <w:highlight w:val="yellow"/>
              </w:rPr>
              <w:t>errorCode</w:t>
            </w:r>
            <w:proofErr w:type="spellEnd"/>
          </w:p>
        </w:tc>
        <w:tc>
          <w:tcPr>
            <w:tcW w:w="1118" w:type="dxa"/>
            <w:noWrap/>
          </w:tcPr>
          <w:p w14:paraId="5A0EBA34" w14:textId="008FCE1F"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Required</w:t>
            </w:r>
          </w:p>
        </w:tc>
        <w:tc>
          <w:tcPr>
            <w:tcW w:w="1171" w:type="dxa"/>
            <w:gridSpan w:val="2"/>
            <w:noWrap/>
          </w:tcPr>
          <w:p w14:paraId="020A353C" w14:textId="27E31ACF"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String</w:t>
            </w:r>
          </w:p>
        </w:tc>
        <w:tc>
          <w:tcPr>
            <w:tcW w:w="2250" w:type="dxa"/>
            <w:gridSpan w:val="3"/>
            <w:noWrap/>
          </w:tcPr>
          <w:p w14:paraId="5CA8F831" w14:textId="4CD73230"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E00m101</w:t>
            </w:r>
          </w:p>
        </w:tc>
        <w:tc>
          <w:tcPr>
            <w:tcW w:w="4597" w:type="dxa"/>
            <w:gridSpan w:val="2"/>
            <w:noWrap/>
          </w:tcPr>
          <w:p w14:paraId="59464EE3" w14:textId="24CA0CCF" w:rsidR="006E02C1" w:rsidRPr="007C515C"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highlight w:val="yellow"/>
              </w:rPr>
            </w:pPr>
            <w:r w:rsidRPr="007C515C">
              <w:rPr>
                <w:rFonts w:ascii="Calibri" w:hAnsi="Calibri"/>
                <w:sz w:val="18"/>
                <w:szCs w:val="18"/>
                <w:highlight w:val="yellow"/>
              </w:rPr>
              <w:t xml:space="preserve">Need to define the error code nomenclature. </w:t>
            </w:r>
          </w:p>
        </w:tc>
      </w:tr>
      <w:tr w:rsidR="007C515C" w:rsidRPr="00EC3696" w14:paraId="7F9FE5B8"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2A0E861"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01FFAAB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0" w:type="dxa"/>
            <w:noWrap/>
            <w:hideMark/>
          </w:tcPr>
          <w:p w14:paraId="4844909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096B922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7ED1B8F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EB2497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roofErr w:type="spellStart"/>
            <w:r w:rsidRPr="00EC3696">
              <w:rPr>
                <w:rFonts w:ascii="Calibri" w:hAnsi="Calibri"/>
                <w:b/>
                <w:bCs/>
                <w:sz w:val="18"/>
                <w:szCs w:val="18"/>
              </w:rPr>
              <w:t>rfStats</w:t>
            </w:r>
            <w:proofErr w:type="spellEnd"/>
          </w:p>
        </w:tc>
        <w:tc>
          <w:tcPr>
            <w:tcW w:w="1118" w:type="dxa"/>
            <w:noWrap/>
            <w:hideMark/>
          </w:tcPr>
          <w:p w14:paraId="28B9B48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74E4A8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118EB19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2A404B9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C68D438"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43CC133"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19CC970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0" w:type="dxa"/>
            <w:noWrap/>
            <w:hideMark/>
          </w:tcPr>
          <w:p w14:paraId="58CA7E5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6B5CF20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67BD88A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6D312D3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Cellular</w:t>
            </w:r>
          </w:p>
        </w:tc>
        <w:tc>
          <w:tcPr>
            <w:tcW w:w="1118" w:type="dxa"/>
            <w:noWrap/>
            <w:hideMark/>
          </w:tcPr>
          <w:p w14:paraId="129F6A3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8B9DF6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5DBC20B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15403CC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BE13822" w14:textId="77777777" w:rsidTr="00BC4E7A">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CA24315"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37F4553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0" w:type="dxa"/>
            <w:noWrap/>
            <w:hideMark/>
          </w:tcPr>
          <w:p w14:paraId="33752D77" w14:textId="710EBB18"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315E00F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7E57587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77EAE16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rxLevel</w:t>
            </w:r>
            <w:proofErr w:type="spellEnd"/>
          </w:p>
        </w:tc>
        <w:tc>
          <w:tcPr>
            <w:tcW w:w="1118" w:type="dxa"/>
            <w:noWrap/>
            <w:hideMark/>
          </w:tcPr>
          <w:p w14:paraId="08D5B0D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8EDF72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2C2F853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5</w:t>
            </w:r>
          </w:p>
        </w:tc>
        <w:tc>
          <w:tcPr>
            <w:tcW w:w="4597" w:type="dxa"/>
            <w:gridSpan w:val="2"/>
            <w:hideMark/>
          </w:tcPr>
          <w:p w14:paraId="36162DA1" w14:textId="77777777" w:rsidR="00EC3696" w:rsidRPr="00EC3696" w:rsidRDefault="00EC3696" w:rsidP="00EC3696">
            <w:pPr>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Devices that support 5 bar signal strength indication should display the bars as follow:</w:t>
            </w:r>
            <w:r w:rsidRPr="00EC3696">
              <w:rPr>
                <w:rFonts w:ascii="Calibri" w:hAnsi="Calibri"/>
                <w:sz w:val="18"/>
                <w:szCs w:val="18"/>
              </w:rPr>
              <w:br/>
              <w:t>5 bars                  RSRP   &gt; -90</w:t>
            </w:r>
            <w:r w:rsidRPr="00EC3696">
              <w:rPr>
                <w:rFonts w:ascii="Calibri" w:hAnsi="Calibri"/>
                <w:sz w:val="18"/>
                <w:szCs w:val="18"/>
              </w:rPr>
              <w:br/>
              <w:t>4 bars    -90 ≥    RSRP   &gt; -100</w:t>
            </w:r>
            <w:r w:rsidRPr="00EC3696">
              <w:rPr>
                <w:rFonts w:ascii="Calibri" w:hAnsi="Calibri"/>
                <w:sz w:val="18"/>
                <w:szCs w:val="18"/>
              </w:rPr>
              <w:br/>
              <w:t>3 bars   -100 ≥   RSRP   &gt; -105</w:t>
            </w:r>
            <w:r w:rsidRPr="00EC3696">
              <w:rPr>
                <w:rFonts w:ascii="Calibri" w:hAnsi="Calibri"/>
                <w:sz w:val="18"/>
                <w:szCs w:val="18"/>
              </w:rPr>
              <w:br/>
              <w:t>2 bars  -105 ≥    RSRP   &gt; -115</w:t>
            </w:r>
            <w:r w:rsidRPr="00EC3696">
              <w:rPr>
                <w:rFonts w:ascii="Calibri" w:hAnsi="Calibri"/>
                <w:sz w:val="18"/>
                <w:szCs w:val="18"/>
              </w:rPr>
              <w:br/>
              <w:t>1 bars   -115 ≥   RSRP   &gt; -120</w:t>
            </w:r>
            <w:r w:rsidRPr="00EC3696">
              <w:rPr>
                <w:rFonts w:ascii="Calibri" w:hAnsi="Calibri"/>
                <w:sz w:val="18"/>
                <w:szCs w:val="18"/>
              </w:rPr>
              <w:br/>
              <w:t>0 bars                  RSRP   ≤ -120 or No Sync to LTE Reference Signals</w:t>
            </w:r>
          </w:p>
        </w:tc>
      </w:tr>
      <w:tr w:rsidR="007C515C" w:rsidRPr="00EC3696" w14:paraId="60507952"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A331E22"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7617D78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0" w:type="dxa"/>
            <w:noWrap/>
            <w:hideMark/>
          </w:tcPr>
          <w:p w14:paraId="0BB3C2A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ii</w:t>
            </w:r>
          </w:p>
        </w:tc>
        <w:tc>
          <w:tcPr>
            <w:tcW w:w="358" w:type="dxa"/>
            <w:noWrap/>
            <w:hideMark/>
          </w:tcPr>
          <w:p w14:paraId="0A3EBF6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2441CA9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B065D4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carrier</w:t>
            </w:r>
          </w:p>
        </w:tc>
        <w:tc>
          <w:tcPr>
            <w:tcW w:w="1118" w:type="dxa"/>
            <w:noWrap/>
            <w:hideMark/>
          </w:tcPr>
          <w:p w14:paraId="0E350C6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42A0B0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7BF5370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Telstra</w:t>
            </w:r>
          </w:p>
        </w:tc>
        <w:tc>
          <w:tcPr>
            <w:tcW w:w="4597" w:type="dxa"/>
            <w:gridSpan w:val="2"/>
            <w:noWrap/>
            <w:hideMark/>
          </w:tcPr>
          <w:p w14:paraId="094CBF3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556F8A2"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A4B1E8D"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7EDFBFF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0" w:type="dxa"/>
            <w:noWrap/>
            <w:hideMark/>
          </w:tcPr>
          <w:p w14:paraId="68D36DA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iii</w:t>
            </w:r>
          </w:p>
        </w:tc>
        <w:tc>
          <w:tcPr>
            <w:tcW w:w="358" w:type="dxa"/>
            <w:noWrap/>
            <w:hideMark/>
          </w:tcPr>
          <w:p w14:paraId="12223EC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46CEA74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0F4A3A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connection</w:t>
            </w:r>
          </w:p>
        </w:tc>
        <w:tc>
          <w:tcPr>
            <w:tcW w:w="1118" w:type="dxa"/>
            <w:noWrap/>
            <w:hideMark/>
          </w:tcPr>
          <w:p w14:paraId="44378C2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2093E8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57B10F2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CATM1</w:t>
            </w:r>
          </w:p>
        </w:tc>
        <w:tc>
          <w:tcPr>
            <w:tcW w:w="4597" w:type="dxa"/>
            <w:gridSpan w:val="2"/>
            <w:noWrap/>
            <w:hideMark/>
          </w:tcPr>
          <w:p w14:paraId="3E9FD90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CATM1, CATNB1, CAT1, etc</w:t>
            </w:r>
          </w:p>
        </w:tc>
      </w:tr>
      <w:tr w:rsidR="007C515C" w:rsidRPr="00EC3696" w14:paraId="7BA6577C"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48D0CB5"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722D5BE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w:t>
            </w:r>
          </w:p>
        </w:tc>
        <w:tc>
          <w:tcPr>
            <w:tcW w:w="0" w:type="dxa"/>
            <w:noWrap/>
            <w:hideMark/>
          </w:tcPr>
          <w:p w14:paraId="512AEF0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7720B82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3D46B85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5D1AD6B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Wi-Fi</w:t>
            </w:r>
          </w:p>
        </w:tc>
        <w:tc>
          <w:tcPr>
            <w:tcW w:w="1118" w:type="dxa"/>
            <w:noWrap/>
            <w:hideMark/>
          </w:tcPr>
          <w:p w14:paraId="69AC270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0C61739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119BFEA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28846F1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Post MVP Requirement</w:t>
            </w:r>
          </w:p>
        </w:tc>
      </w:tr>
      <w:tr w:rsidR="007C515C" w:rsidRPr="00EC3696" w14:paraId="0235387C"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7772E9A"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72439BD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w:t>
            </w:r>
          </w:p>
        </w:tc>
        <w:tc>
          <w:tcPr>
            <w:tcW w:w="0" w:type="dxa"/>
            <w:noWrap/>
            <w:hideMark/>
          </w:tcPr>
          <w:p w14:paraId="26BE756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3AAB24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7686410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779B7D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rxLevel</w:t>
            </w:r>
            <w:proofErr w:type="spellEnd"/>
          </w:p>
        </w:tc>
        <w:tc>
          <w:tcPr>
            <w:tcW w:w="1118" w:type="dxa"/>
            <w:noWrap/>
            <w:hideMark/>
          </w:tcPr>
          <w:p w14:paraId="338E3DD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2E67A2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0EE9145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5</w:t>
            </w:r>
          </w:p>
        </w:tc>
        <w:tc>
          <w:tcPr>
            <w:tcW w:w="4597" w:type="dxa"/>
            <w:gridSpan w:val="2"/>
            <w:noWrap/>
            <w:hideMark/>
          </w:tcPr>
          <w:p w14:paraId="1EBE364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Post MVP Requirement</w:t>
            </w:r>
          </w:p>
        </w:tc>
      </w:tr>
      <w:tr w:rsidR="007C515C" w:rsidRPr="00EC3696" w14:paraId="1A5EAE38"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EC495BB" w14:textId="77777777" w:rsidR="00EC3696" w:rsidRPr="00EC3696" w:rsidRDefault="00EC3696" w:rsidP="00EC3696">
            <w:pPr>
              <w:jc w:val="both"/>
              <w:rPr>
                <w:rFonts w:ascii="Calibri" w:hAnsi="Calibri"/>
                <w:sz w:val="18"/>
                <w:szCs w:val="18"/>
              </w:rPr>
            </w:pPr>
            <w:r w:rsidRPr="00EC3696">
              <w:rPr>
                <w:rFonts w:ascii="Calibri" w:hAnsi="Calibri"/>
                <w:sz w:val="18"/>
                <w:szCs w:val="18"/>
              </w:rPr>
              <w:t>3</w:t>
            </w:r>
          </w:p>
        </w:tc>
        <w:tc>
          <w:tcPr>
            <w:tcW w:w="422" w:type="dxa"/>
            <w:noWrap/>
            <w:hideMark/>
          </w:tcPr>
          <w:p w14:paraId="66B118F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w:t>
            </w:r>
          </w:p>
        </w:tc>
        <w:tc>
          <w:tcPr>
            <w:tcW w:w="0" w:type="dxa"/>
            <w:noWrap/>
            <w:hideMark/>
          </w:tcPr>
          <w:p w14:paraId="33180AD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ii</w:t>
            </w:r>
          </w:p>
        </w:tc>
        <w:tc>
          <w:tcPr>
            <w:tcW w:w="358" w:type="dxa"/>
            <w:noWrap/>
            <w:hideMark/>
          </w:tcPr>
          <w:p w14:paraId="3C64695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73291D6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B5984C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ssid</w:t>
            </w:r>
            <w:proofErr w:type="spellEnd"/>
          </w:p>
        </w:tc>
        <w:tc>
          <w:tcPr>
            <w:tcW w:w="1118" w:type="dxa"/>
            <w:noWrap/>
            <w:hideMark/>
          </w:tcPr>
          <w:p w14:paraId="0447C57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506E899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3BA25F1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5F27F13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Post MVP Requirement</w:t>
            </w:r>
          </w:p>
        </w:tc>
      </w:tr>
      <w:tr w:rsidR="007C515C" w:rsidRPr="00EC3696" w14:paraId="1EF58D1A" w14:textId="77777777" w:rsidTr="00BC4E7A">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07" w:type="dxa"/>
            <w:noWrap/>
            <w:hideMark/>
          </w:tcPr>
          <w:p w14:paraId="3D4E53E4"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00F5187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0" w:type="dxa"/>
            <w:noWrap/>
            <w:hideMark/>
          </w:tcPr>
          <w:p w14:paraId="55B931E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3CBC312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1AB5858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0CF300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Data</w:t>
            </w:r>
          </w:p>
        </w:tc>
        <w:tc>
          <w:tcPr>
            <w:tcW w:w="1118" w:type="dxa"/>
            <w:noWrap/>
            <w:hideMark/>
          </w:tcPr>
          <w:p w14:paraId="6773578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EF2036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Array</w:t>
            </w:r>
          </w:p>
        </w:tc>
        <w:tc>
          <w:tcPr>
            <w:tcW w:w="2250" w:type="dxa"/>
            <w:gridSpan w:val="3"/>
            <w:noWrap/>
            <w:hideMark/>
          </w:tcPr>
          <w:p w14:paraId="357A529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30BEB36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259A654"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D32DCA3"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34729EA" w14:textId="37A7A7D8"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a</w:t>
            </w:r>
          </w:p>
        </w:tc>
        <w:tc>
          <w:tcPr>
            <w:tcW w:w="0" w:type="dxa"/>
            <w:noWrap/>
            <w:hideMark/>
          </w:tcPr>
          <w:p w14:paraId="4C1FC18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7950823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209FF22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318FC4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dateTime</w:t>
            </w:r>
            <w:proofErr w:type="spellEnd"/>
          </w:p>
        </w:tc>
        <w:tc>
          <w:tcPr>
            <w:tcW w:w="1118" w:type="dxa"/>
            <w:noWrap/>
            <w:hideMark/>
          </w:tcPr>
          <w:p w14:paraId="60925E1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A31A58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Date/Time</w:t>
            </w:r>
          </w:p>
        </w:tc>
        <w:tc>
          <w:tcPr>
            <w:tcW w:w="2250" w:type="dxa"/>
            <w:gridSpan w:val="3"/>
            <w:noWrap/>
            <w:hideMark/>
          </w:tcPr>
          <w:p w14:paraId="0DA8E75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2018-01-01T00:00:00.000+00</w:t>
            </w:r>
          </w:p>
        </w:tc>
        <w:tc>
          <w:tcPr>
            <w:tcW w:w="4597" w:type="dxa"/>
            <w:gridSpan w:val="2"/>
            <w:noWrap/>
            <w:hideMark/>
          </w:tcPr>
          <w:p w14:paraId="23BFDBA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Date Time in ISO format (needed for clarity of records vs what the platform clock is defined as)</w:t>
            </w:r>
          </w:p>
        </w:tc>
      </w:tr>
      <w:tr w:rsidR="007C515C" w:rsidRPr="00EC3696" w14:paraId="0A625647"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44E9B24"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6A27784" w14:textId="35DEE029" w:rsidR="00EC3696" w:rsidRPr="00EC3696" w:rsidRDefault="00A6451E">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41CFC8B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358" w:type="dxa"/>
            <w:noWrap/>
            <w:hideMark/>
          </w:tcPr>
          <w:p w14:paraId="5B53CC1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38C8EC9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F282D3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sensors</w:t>
            </w:r>
          </w:p>
        </w:tc>
        <w:tc>
          <w:tcPr>
            <w:tcW w:w="1118" w:type="dxa"/>
            <w:noWrap/>
            <w:hideMark/>
          </w:tcPr>
          <w:p w14:paraId="135BC68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2DC660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1C425EA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3936E7A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E657C79"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79949C62"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55405D74" w14:textId="424A64CE"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214DFCBD" w14:textId="3B09F97E"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7E5B11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51C744F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64ADF63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accelerometer</w:t>
            </w:r>
          </w:p>
        </w:tc>
        <w:tc>
          <w:tcPr>
            <w:tcW w:w="1118" w:type="dxa"/>
            <w:noWrap/>
            <w:hideMark/>
          </w:tcPr>
          <w:p w14:paraId="00CAD20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7FE825A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07F9E3C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18A3C91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B8F6574"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76650BFD"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1D89E78B" w14:textId="08B53BA1"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4E847212" w14:textId="2BBD55B3"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A190DA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E2EB0B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203D400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x</w:t>
            </w:r>
          </w:p>
        </w:tc>
        <w:tc>
          <w:tcPr>
            <w:tcW w:w="1118" w:type="dxa"/>
            <w:noWrap/>
            <w:hideMark/>
          </w:tcPr>
          <w:p w14:paraId="68CE428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BDC1EA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569090B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129</w:t>
            </w:r>
          </w:p>
        </w:tc>
        <w:tc>
          <w:tcPr>
            <w:tcW w:w="4597" w:type="dxa"/>
            <w:gridSpan w:val="2"/>
            <w:noWrap/>
            <w:hideMark/>
          </w:tcPr>
          <w:p w14:paraId="030C57C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3F38081C"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733BA8F" w14:textId="77777777" w:rsidR="00EC3696" w:rsidRPr="00EC3696" w:rsidRDefault="00EC3696" w:rsidP="00EC3696">
            <w:pPr>
              <w:jc w:val="both"/>
              <w:rPr>
                <w:rFonts w:ascii="Calibri" w:hAnsi="Calibri"/>
                <w:sz w:val="18"/>
                <w:szCs w:val="18"/>
              </w:rPr>
            </w:pPr>
            <w:r w:rsidRPr="00EC3696">
              <w:rPr>
                <w:rFonts w:ascii="Calibri" w:hAnsi="Calibri"/>
                <w:sz w:val="18"/>
                <w:szCs w:val="18"/>
              </w:rPr>
              <w:lastRenderedPageBreak/>
              <w:t>4</w:t>
            </w:r>
          </w:p>
        </w:tc>
        <w:tc>
          <w:tcPr>
            <w:tcW w:w="422" w:type="dxa"/>
            <w:noWrap/>
            <w:hideMark/>
          </w:tcPr>
          <w:p w14:paraId="3688B8E3" w14:textId="198D6F13"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3629A8DB" w14:textId="61EAE479" w:rsidR="00EC3696" w:rsidRPr="00EC3696" w:rsidRDefault="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73FA72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5FFD96C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E8F49D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y</w:t>
            </w:r>
          </w:p>
        </w:tc>
        <w:tc>
          <w:tcPr>
            <w:tcW w:w="1118" w:type="dxa"/>
            <w:noWrap/>
            <w:hideMark/>
          </w:tcPr>
          <w:p w14:paraId="7A113B6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22117B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A97A8F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-987</w:t>
            </w:r>
          </w:p>
        </w:tc>
        <w:tc>
          <w:tcPr>
            <w:tcW w:w="4597" w:type="dxa"/>
            <w:gridSpan w:val="2"/>
            <w:noWrap/>
            <w:hideMark/>
          </w:tcPr>
          <w:p w14:paraId="3739CB4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04E3E49"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39BDF2E"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DCDCCB6" w14:textId="0B4BD51F"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0B335CA1" w14:textId="773BAD99" w:rsidR="00EC3696" w:rsidRPr="00EC3696" w:rsidRDefault="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C753F5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3</w:t>
            </w:r>
          </w:p>
        </w:tc>
        <w:tc>
          <w:tcPr>
            <w:tcW w:w="491" w:type="dxa"/>
            <w:noWrap/>
            <w:hideMark/>
          </w:tcPr>
          <w:p w14:paraId="490CB97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832D1B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z</w:t>
            </w:r>
          </w:p>
        </w:tc>
        <w:tc>
          <w:tcPr>
            <w:tcW w:w="1118" w:type="dxa"/>
            <w:noWrap/>
            <w:hideMark/>
          </w:tcPr>
          <w:p w14:paraId="20A2F1C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6232D6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2E91796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47</w:t>
            </w:r>
          </w:p>
        </w:tc>
        <w:tc>
          <w:tcPr>
            <w:tcW w:w="4597" w:type="dxa"/>
            <w:gridSpan w:val="2"/>
            <w:noWrap/>
            <w:hideMark/>
          </w:tcPr>
          <w:p w14:paraId="1DEBF62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906EEB3"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4B8386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A57D47B" w14:textId="477FAE48"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567F427B" w14:textId="084DE8FC"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6B2653A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386522B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AF26F2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battery</w:t>
            </w:r>
          </w:p>
        </w:tc>
        <w:tc>
          <w:tcPr>
            <w:tcW w:w="1118" w:type="dxa"/>
            <w:noWrap/>
            <w:hideMark/>
          </w:tcPr>
          <w:p w14:paraId="619DD68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7F3B997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2C7C1CD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306B221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BB14496"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9FFFA8E"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C3BF5E6" w14:textId="2FEFC372"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13554A01" w14:textId="1C29B339"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4A04CCD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5337B6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312A8D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low</w:t>
            </w:r>
          </w:p>
        </w:tc>
        <w:tc>
          <w:tcPr>
            <w:tcW w:w="1118" w:type="dxa"/>
            <w:noWrap/>
            <w:hideMark/>
          </w:tcPr>
          <w:p w14:paraId="4DE4FCD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4C422F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Boolean</w:t>
            </w:r>
          </w:p>
        </w:tc>
        <w:tc>
          <w:tcPr>
            <w:tcW w:w="2250" w:type="dxa"/>
            <w:gridSpan w:val="3"/>
            <w:noWrap/>
            <w:hideMark/>
          </w:tcPr>
          <w:p w14:paraId="537F12C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FALSE</w:t>
            </w:r>
          </w:p>
        </w:tc>
        <w:tc>
          <w:tcPr>
            <w:tcW w:w="4597" w:type="dxa"/>
            <w:gridSpan w:val="2"/>
            <w:noWrap/>
            <w:hideMark/>
          </w:tcPr>
          <w:p w14:paraId="4D01734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boolean</w:t>
            </w:r>
            <w:proofErr w:type="spellEnd"/>
            <w:r w:rsidRPr="00EC3696">
              <w:rPr>
                <w:rFonts w:ascii="Calibri" w:hAnsi="Calibri"/>
                <w:sz w:val="18"/>
                <w:szCs w:val="18"/>
              </w:rPr>
              <w:t xml:space="preserve"> true false</w:t>
            </w:r>
          </w:p>
        </w:tc>
      </w:tr>
      <w:tr w:rsidR="007C515C" w:rsidRPr="00EC3696" w14:paraId="71F1B88D"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AA112BE"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0590493" w14:textId="06CD5E23"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3211576A" w14:textId="0FA122AF"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5E53597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3E9B3F6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64DB6BB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level</w:t>
            </w:r>
          </w:p>
        </w:tc>
        <w:tc>
          <w:tcPr>
            <w:tcW w:w="1118" w:type="dxa"/>
            <w:noWrap/>
            <w:hideMark/>
          </w:tcPr>
          <w:p w14:paraId="50BF3E0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53BAFBB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7567FC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70</w:t>
            </w:r>
          </w:p>
        </w:tc>
        <w:tc>
          <w:tcPr>
            <w:tcW w:w="4597" w:type="dxa"/>
            <w:gridSpan w:val="2"/>
            <w:noWrap/>
            <w:hideMark/>
          </w:tcPr>
          <w:p w14:paraId="5C70E44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xml:space="preserve">low, medium, high ( no absolute value possible as there is no fuel </w:t>
            </w:r>
            <w:proofErr w:type="spellStart"/>
            <w:r w:rsidRPr="00EC3696">
              <w:rPr>
                <w:rFonts w:ascii="Calibri" w:hAnsi="Calibri"/>
                <w:sz w:val="18"/>
                <w:szCs w:val="18"/>
              </w:rPr>
              <w:t>guage</w:t>
            </w:r>
            <w:proofErr w:type="spellEnd"/>
            <w:r w:rsidRPr="00EC3696">
              <w:rPr>
                <w:rFonts w:ascii="Calibri" w:hAnsi="Calibri"/>
                <w:sz w:val="18"/>
                <w:szCs w:val="18"/>
              </w:rPr>
              <w:t xml:space="preserve"> )</w:t>
            </w:r>
          </w:p>
        </w:tc>
      </w:tr>
      <w:tr w:rsidR="007C515C" w:rsidRPr="00EC3696" w14:paraId="11661950"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141EDBC"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94A3085" w14:textId="33BC4F5E"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6E343561" w14:textId="5A3DA10A"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63F0CCF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3</w:t>
            </w:r>
          </w:p>
        </w:tc>
        <w:tc>
          <w:tcPr>
            <w:tcW w:w="491" w:type="dxa"/>
            <w:noWrap/>
            <w:hideMark/>
          </w:tcPr>
          <w:p w14:paraId="27F4DE6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7804DCB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charge</w:t>
            </w:r>
          </w:p>
        </w:tc>
        <w:tc>
          <w:tcPr>
            <w:tcW w:w="1118" w:type="dxa"/>
            <w:noWrap/>
            <w:hideMark/>
          </w:tcPr>
          <w:p w14:paraId="6D95889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1CA5F6C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25F8F5C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FALSE</w:t>
            </w:r>
          </w:p>
        </w:tc>
        <w:tc>
          <w:tcPr>
            <w:tcW w:w="4597" w:type="dxa"/>
            <w:gridSpan w:val="2"/>
            <w:noWrap/>
            <w:hideMark/>
          </w:tcPr>
          <w:p w14:paraId="5AF8AF3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boolean</w:t>
            </w:r>
            <w:proofErr w:type="spellEnd"/>
            <w:r w:rsidRPr="00EC3696">
              <w:rPr>
                <w:rFonts w:ascii="Calibri" w:hAnsi="Calibri"/>
                <w:sz w:val="18"/>
                <w:szCs w:val="18"/>
              </w:rPr>
              <w:t xml:space="preserve"> true false</w:t>
            </w:r>
          </w:p>
        </w:tc>
      </w:tr>
      <w:tr w:rsidR="007C515C" w:rsidRPr="00EC3696" w14:paraId="75A79840"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4E5C71D"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E146E17" w14:textId="0957D8F3"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00D037EF" w14:textId="0A2A8D5D"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4EFE7B8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4</w:t>
            </w:r>
          </w:p>
        </w:tc>
        <w:tc>
          <w:tcPr>
            <w:tcW w:w="491" w:type="dxa"/>
            <w:noWrap/>
            <w:hideMark/>
          </w:tcPr>
          <w:p w14:paraId="13D6C51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154B64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lastCharge</w:t>
            </w:r>
            <w:proofErr w:type="spellEnd"/>
          </w:p>
        </w:tc>
        <w:tc>
          <w:tcPr>
            <w:tcW w:w="1118" w:type="dxa"/>
            <w:noWrap/>
            <w:hideMark/>
          </w:tcPr>
          <w:p w14:paraId="19E1022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81D706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C6D38F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500</w:t>
            </w:r>
          </w:p>
        </w:tc>
        <w:tc>
          <w:tcPr>
            <w:tcW w:w="4597" w:type="dxa"/>
            <w:gridSpan w:val="2"/>
            <w:noWrap/>
            <w:hideMark/>
          </w:tcPr>
          <w:p w14:paraId="1530368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mins since last charge</w:t>
            </w:r>
          </w:p>
        </w:tc>
      </w:tr>
      <w:tr w:rsidR="007C515C" w:rsidRPr="00EC3696" w14:paraId="5F27C43A"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988C197"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E779EE3" w14:textId="1D7DED46"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5E174CEB" w14:textId="03044AA9"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w:t>
            </w:r>
            <w:r w:rsidR="00EC3696" w:rsidRPr="00EC3696">
              <w:rPr>
                <w:rFonts w:ascii="Calibri" w:hAnsi="Calibri"/>
                <w:b/>
                <w:bCs/>
                <w:sz w:val="18"/>
                <w:szCs w:val="18"/>
              </w:rPr>
              <w:t>ii</w:t>
            </w:r>
          </w:p>
        </w:tc>
        <w:tc>
          <w:tcPr>
            <w:tcW w:w="358" w:type="dxa"/>
            <w:noWrap/>
            <w:hideMark/>
          </w:tcPr>
          <w:p w14:paraId="3EEEC72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695A558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990887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button</w:t>
            </w:r>
          </w:p>
        </w:tc>
        <w:tc>
          <w:tcPr>
            <w:tcW w:w="1118" w:type="dxa"/>
            <w:noWrap/>
            <w:hideMark/>
          </w:tcPr>
          <w:p w14:paraId="48CF33D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5003877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327065A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1CF787F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630EEE64"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39FD970"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76655488" w14:textId="56B0D9A9"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2868E41D" w14:textId="599AFEF0"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r w:rsidR="00EC3696" w:rsidRPr="00EC3696">
              <w:rPr>
                <w:rFonts w:ascii="Calibri" w:hAnsi="Calibri"/>
                <w:b/>
                <w:bCs/>
                <w:sz w:val="18"/>
                <w:szCs w:val="18"/>
              </w:rPr>
              <w:t>ii</w:t>
            </w:r>
          </w:p>
        </w:tc>
        <w:tc>
          <w:tcPr>
            <w:tcW w:w="358" w:type="dxa"/>
            <w:noWrap/>
            <w:hideMark/>
          </w:tcPr>
          <w:p w14:paraId="5B03E60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F9B9A6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F7FBD7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count</w:t>
            </w:r>
          </w:p>
        </w:tc>
        <w:tc>
          <w:tcPr>
            <w:tcW w:w="1118" w:type="dxa"/>
            <w:noWrap/>
            <w:hideMark/>
          </w:tcPr>
          <w:p w14:paraId="729503E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59C2B3A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1D73746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0</w:t>
            </w:r>
          </w:p>
        </w:tc>
        <w:tc>
          <w:tcPr>
            <w:tcW w:w="4597" w:type="dxa"/>
            <w:gridSpan w:val="2"/>
            <w:noWrap/>
            <w:hideMark/>
          </w:tcPr>
          <w:p w14:paraId="714444C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25FC34BD"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EDC4E6A"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74B91B69" w14:textId="2A33262A"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7C5D825A" w14:textId="04BA5A4A"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r w:rsidR="00A6451E">
              <w:rPr>
                <w:rFonts w:ascii="Calibri" w:hAnsi="Calibri"/>
                <w:b/>
                <w:bCs/>
                <w:sz w:val="18"/>
                <w:szCs w:val="18"/>
              </w:rPr>
              <w:t>v</w:t>
            </w:r>
          </w:p>
        </w:tc>
        <w:tc>
          <w:tcPr>
            <w:tcW w:w="358" w:type="dxa"/>
            <w:noWrap/>
            <w:hideMark/>
          </w:tcPr>
          <w:p w14:paraId="2A5EB69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0E8FE7D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1BD2DC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buzzer</w:t>
            </w:r>
          </w:p>
        </w:tc>
        <w:tc>
          <w:tcPr>
            <w:tcW w:w="1118" w:type="dxa"/>
            <w:noWrap/>
            <w:hideMark/>
          </w:tcPr>
          <w:p w14:paraId="1191A72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1BC71D3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40B7FBA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6D3F06F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9BBAA86"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77FF0E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248C6BF" w14:textId="7C266FB1"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0" w:type="dxa"/>
            <w:noWrap/>
            <w:hideMark/>
          </w:tcPr>
          <w:p w14:paraId="1CFD7384" w14:textId="6997DCF3"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r w:rsidR="00EC3696" w:rsidRPr="00EC3696">
              <w:rPr>
                <w:rFonts w:ascii="Calibri" w:hAnsi="Calibri"/>
                <w:b/>
                <w:bCs/>
                <w:sz w:val="18"/>
                <w:szCs w:val="18"/>
              </w:rPr>
              <w:t>v</w:t>
            </w:r>
          </w:p>
        </w:tc>
        <w:tc>
          <w:tcPr>
            <w:tcW w:w="358" w:type="dxa"/>
            <w:noWrap/>
            <w:hideMark/>
          </w:tcPr>
          <w:p w14:paraId="4245588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7962417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4976F0F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count</w:t>
            </w:r>
          </w:p>
        </w:tc>
        <w:tc>
          <w:tcPr>
            <w:tcW w:w="1118" w:type="dxa"/>
            <w:noWrap/>
            <w:hideMark/>
          </w:tcPr>
          <w:p w14:paraId="7307E39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10B1FA5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16DE566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0</w:t>
            </w:r>
          </w:p>
        </w:tc>
        <w:tc>
          <w:tcPr>
            <w:tcW w:w="4597" w:type="dxa"/>
            <w:gridSpan w:val="2"/>
            <w:noWrap/>
            <w:hideMark/>
          </w:tcPr>
          <w:p w14:paraId="6AA5124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Lifetime count of buzzer plays</w:t>
            </w:r>
          </w:p>
        </w:tc>
      </w:tr>
      <w:tr w:rsidR="007C515C" w:rsidRPr="00EC3696" w14:paraId="2B76BAE0"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F89CA5F"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425635F" w14:textId="020435AA"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19620A95" w14:textId="768B76FF" w:rsidR="00EC3696" w:rsidRPr="00EC3696" w:rsidRDefault="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358" w:type="dxa"/>
            <w:noWrap/>
            <w:hideMark/>
          </w:tcPr>
          <w:p w14:paraId="613CAC2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6FA52C9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2EAC36D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location</w:t>
            </w:r>
          </w:p>
        </w:tc>
        <w:tc>
          <w:tcPr>
            <w:tcW w:w="1118" w:type="dxa"/>
            <w:noWrap/>
            <w:hideMark/>
          </w:tcPr>
          <w:p w14:paraId="1FC14A9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55579DA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1D481A3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72225DD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4516078"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4EBFF04"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CA2F58C" w14:textId="5F611657"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42B2E56F" w14:textId="2AA2E232"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p>
        </w:tc>
        <w:tc>
          <w:tcPr>
            <w:tcW w:w="358" w:type="dxa"/>
            <w:noWrap/>
            <w:hideMark/>
          </w:tcPr>
          <w:p w14:paraId="6418AA9D" w14:textId="45CC62CB" w:rsidR="00EC3696" w:rsidRPr="00EC3696" w:rsidRDefault="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491" w:type="dxa"/>
            <w:noWrap/>
            <w:hideMark/>
          </w:tcPr>
          <w:p w14:paraId="21563A5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0408749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latitude</w:t>
            </w:r>
          </w:p>
        </w:tc>
        <w:tc>
          <w:tcPr>
            <w:tcW w:w="1118" w:type="dxa"/>
            <w:noWrap/>
            <w:hideMark/>
          </w:tcPr>
          <w:p w14:paraId="536CC68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F08F97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66563A1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33.786964</w:t>
            </w:r>
          </w:p>
        </w:tc>
        <w:tc>
          <w:tcPr>
            <w:tcW w:w="4597" w:type="dxa"/>
            <w:gridSpan w:val="2"/>
            <w:noWrap/>
            <w:hideMark/>
          </w:tcPr>
          <w:p w14:paraId="14FE8C1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5990627"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0EE96B6"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1C18AA06" w14:textId="4CF6DC4A"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793F5CDA" w14:textId="518BA475"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ii</w:t>
            </w:r>
          </w:p>
        </w:tc>
        <w:tc>
          <w:tcPr>
            <w:tcW w:w="358" w:type="dxa"/>
            <w:noWrap/>
            <w:hideMark/>
          </w:tcPr>
          <w:p w14:paraId="0EDA0BA3" w14:textId="7531009B"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491" w:type="dxa"/>
            <w:noWrap/>
            <w:hideMark/>
          </w:tcPr>
          <w:p w14:paraId="5DFD2A2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544808D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longitude</w:t>
            </w:r>
          </w:p>
        </w:tc>
        <w:tc>
          <w:tcPr>
            <w:tcW w:w="1118" w:type="dxa"/>
            <w:noWrap/>
            <w:hideMark/>
          </w:tcPr>
          <w:p w14:paraId="6A89048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57FFE7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3A512CD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-84.38827</w:t>
            </w:r>
          </w:p>
        </w:tc>
        <w:tc>
          <w:tcPr>
            <w:tcW w:w="4597" w:type="dxa"/>
            <w:gridSpan w:val="2"/>
            <w:noWrap/>
            <w:hideMark/>
          </w:tcPr>
          <w:p w14:paraId="5732DEC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7CA0808D"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A8DF728"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34FB66F" w14:textId="73F12DEC"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0416B8AA" w14:textId="067B9B11"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iii</w:t>
            </w:r>
          </w:p>
        </w:tc>
        <w:tc>
          <w:tcPr>
            <w:tcW w:w="358" w:type="dxa"/>
            <w:noWrap/>
            <w:hideMark/>
          </w:tcPr>
          <w:p w14:paraId="76B6FA4A" w14:textId="4EF8970B"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491" w:type="dxa"/>
            <w:noWrap/>
            <w:hideMark/>
          </w:tcPr>
          <w:p w14:paraId="64ACF35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5A0090F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altitude</w:t>
            </w:r>
          </w:p>
        </w:tc>
        <w:tc>
          <w:tcPr>
            <w:tcW w:w="1118" w:type="dxa"/>
            <w:noWrap/>
            <w:hideMark/>
          </w:tcPr>
          <w:p w14:paraId="62C5782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C9FE4C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2D19B53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569.52</w:t>
            </w:r>
          </w:p>
        </w:tc>
        <w:tc>
          <w:tcPr>
            <w:tcW w:w="4597" w:type="dxa"/>
            <w:gridSpan w:val="2"/>
            <w:noWrap/>
            <w:hideMark/>
          </w:tcPr>
          <w:p w14:paraId="4E49B48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22B70A1D"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470A0AD"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5FD0E5A3" w14:textId="31C75FDB"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6C06816B" w14:textId="48B52CC0"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w:t>
            </w:r>
            <w:r w:rsidR="00EC3696" w:rsidRPr="00EC3696">
              <w:rPr>
                <w:rFonts w:ascii="Calibri" w:hAnsi="Calibri"/>
                <w:b/>
                <w:bCs/>
                <w:sz w:val="18"/>
                <w:szCs w:val="18"/>
              </w:rPr>
              <w:t>v</w:t>
            </w:r>
          </w:p>
        </w:tc>
        <w:tc>
          <w:tcPr>
            <w:tcW w:w="358" w:type="dxa"/>
            <w:noWrap/>
            <w:hideMark/>
          </w:tcPr>
          <w:p w14:paraId="509FD297" w14:textId="69829392"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491" w:type="dxa"/>
            <w:noWrap/>
            <w:hideMark/>
          </w:tcPr>
          <w:p w14:paraId="1E5EDA4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7E88D1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bearing</w:t>
            </w:r>
          </w:p>
        </w:tc>
        <w:tc>
          <w:tcPr>
            <w:tcW w:w="1118" w:type="dxa"/>
            <w:noWrap/>
            <w:hideMark/>
          </w:tcPr>
          <w:p w14:paraId="6F79872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24425D7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2108CC4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70</w:t>
            </w:r>
          </w:p>
        </w:tc>
        <w:tc>
          <w:tcPr>
            <w:tcW w:w="4597" w:type="dxa"/>
            <w:gridSpan w:val="2"/>
            <w:noWrap/>
            <w:hideMark/>
          </w:tcPr>
          <w:p w14:paraId="69920AD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BDBE013"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30BC7DC"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55FF2E25" w14:textId="51642F5D"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399A1882" w14:textId="0B79EF23" w:rsidR="00EC3696" w:rsidRPr="00EC3696" w:rsidRDefault="00A6451E">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v</w:t>
            </w:r>
          </w:p>
        </w:tc>
        <w:tc>
          <w:tcPr>
            <w:tcW w:w="358" w:type="dxa"/>
            <w:noWrap/>
            <w:hideMark/>
          </w:tcPr>
          <w:p w14:paraId="67AB0F9C" w14:textId="5FD7B7DA"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491" w:type="dxa"/>
            <w:noWrap/>
            <w:hideMark/>
          </w:tcPr>
          <w:p w14:paraId="2882D27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3DD06C8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speed</w:t>
            </w:r>
          </w:p>
        </w:tc>
        <w:tc>
          <w:tcPr>
            <w:tcW w:w="1118" w:type="dxa"/>
            <w:noWrap/>
            <w:hideMark/>
          </w:tcPr>
          <w:p w14:paraId="7FDF6BD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39386B2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4726CA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20.5</w:t>
            </w:r>
          </w:p>
        </w:tc>
        <w:tc>
          <w:tcPr>
            <w:tcW w:w="4597" w:type="dxa"/>
            <w:gridSpan w:val="2"/>
            <w:noWrap/>
            <w:hideMark/>
          </w:tcPr>
          <w:p w14:paraId="74BE840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speed in meters per second</w:t>
            </w:r>
          </w:p>
        </w:tc>
      </w:tr>
      <w:tr w:rsidR="007C515C" w:rsidRPr="00EC3696" w14:paraId="26F1E695"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D302985"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BB5AD61" w14:textId="71B5117D"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13C948D1" w14:textId="4A6CECCF"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v</w:t>
            </w:r>
            <w:r w:rsidR="00A6451E">
              <w:rPr>
                <w:rFonts w:ascii="Calibri" w:hAnsi="Calibri"/>
                <w:b/>
                <w:bCs/>
                <w:sz w:val="18"/>
                <w:szCs w:val="18"/>
              </w:rPr>
              <w:t>i</w:t>
            </w:r>
          </w:p>
        </w:tc>
        <w:tc>
          <w:tcPr>
            <w:tcW w:w="358" w:type="dxa"/>
            <w:noWrap/>
            <w:hideMark/>
          </w:tcPr>
          <w:p w14:paraId="2BFB46F4" w14:textId="4FC5998A"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491" w:type="dxa"/>
            <w:noWrap/>
            <w:hideMark/>
          </w:tcPr>
          <w:p w14:paraId="61DDCDF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5344A7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accuracy</w:t>
            </w:r>
          </w:p>
        </w:tc>
        <w:tc>
          <w:tcPr>
            <w:tcW w:w="1118" w:type="dxa"/>
            <w:noWrap/>
            <w:hideMark/>
          </w:tcPr>
          <w:p w14:paraId="12196BC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447B19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7D75C07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2.9</w:t>
            </w:r>
          </w:p>
        </w:tc>
        <w:tc>
          <w:tcPr>
            <w:tcW w:w="4597" w:type="dxa"/>
            <w:gridSpan w:val="2"/>
            <w:noWrap/>
            <w:hideMark/>
          </w:tcPr>
          <w:p w14:paraId="29651C0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AC53405"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29279D06" w14:textId="77777777" w:rsidR="00EC3696" w:rsidRPr="00EC3696" w:rsidRDefault="00EC3696" w:rsidP="00EC3696">
            <w:pPr>
              <w:jc w:val="both"/>
              <w:rPr>
                <w:rFonts w:ascii="Calibri" w:hAnsi="Calibri"/>
                <w:sz w:val="18"/>
                <w:szCs w:val="18"/>
              </w:rPr>
            </w:pPr>
            <w:r w:rsidRPr="00EC3696">
              <w:rPr>
                <w:rFonts w:ascii="Calibri" w:hAnsi="Calibri"/>
                <w:sz w:val="18"/>
                <w:szCs w:val="18"/>
              </w:rPr>
              <w:lastRenderedPageBreak/>
              <w:t>4</w:t>
            </w:r>
          </w:p>
        </w:tc>
        <w:tc>
          <w:tcPr>
            <w:tcW w:w="422" w:type="dxa"/>
            <w:noWrap/>
            <w:hideMark/>
          </w:tcPr>
          <w:p w14:paraId="6FBFC02D" w14:textId="6AA022E4"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0" w:type="dxa"/>
            <w:noWrap/>
            <w:hideMark/>
          </w:tcPr>
          <w:p w14:paraId="2A3C65C0" w14:textId="1C6763EA"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v</w:t>
            </w:r>
            <w:r w:rsidR="00A6451E">
              <w:rPr>
                <w:rFonts w:ascii="Calibri" w:hAnsi="Calibri"/>
                <w:b/>
                <w:bCs/>
                <w:sz w:val="18"/>
                <w:szCs w:val="18"/>
              </w:rPr>
              <w:t>ii</w:t>
            </w:r>
          </w:p>
        </w:tc>
        <w:tc>
          <w:tcPr>
            <w:tcW w:w="358" w:type="dxa"/>
            <w:noWrap/>
            <w:hideMark/>
          </w:tcPr>
          <w:p w14:paraId="6A1843B3" w14:textId="4570CEBD"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491" w:type="dxa"/>
            <w:noWrap/>
            <w:hideMark/>
          </w:tcPr>
          <w:p w14:paraId="3FEA18C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2C5293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source</w:t>
            </w:r>
          </w:p>
        </w:tc>
        <w:tc>
          <w:tcPr>
            <w:tcW w:w="1118" w:type="dxa"/>
            <w:noWrap/>
            <w:hideMark/>
          </w:tcPr>
          <w:p w14:paraId="30CBE3A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18EA278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69FA80E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GPS</w:t>
            </w:r>
          </w:p>
        </w:tc>
        <w:tc>
          <w:tcPr>
            <w:tcW w:w="4597" w:type="dxa"/>
            <w:gridSpan w:val="2"/>
            <w:noWrap/>
            <w:hideMark/>
          </w:tcPr>
          <w:p w14:paraId="4A2F7C6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045CB0A"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A69762A"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5AE6F4A2" w14:textId="13B8147C" w:rsidR="00EC3696" w:rsidRPr="00EC3696" w:rsidRDefault="00A6451E"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0" w:type="dxa"/>
            <w:noWrap/>
            <w:hideMark/>
          </w:tcPr>
          <w:p w14:paraId="6943E0B6" w14:textId="17F69B23" w:rsidR="00EC3696" w:rsidRPr="00EC3696" w:rsidRDefault="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358" w:type="dxa"/>
            <w:noWrap/>
            <w:hideMark/>
          </w:tcPr>
          <w:p w14:paraId="6C109B9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491" w:type="dxa"/>
            <w:noWrap/>
            <w:hideMark/>
          </w:tcPr>
          <w:p w14:paraId="542E5BF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118A86F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roofErr w:type="spellStart"/>
            <w:r w:rsidRPr="00EC3696">
              <w:rPr>
                <w:rFonts w:ascii="Calibri" w:hAnsi="Calibri"/>
                <w:b/>
                <w:bCs/>
                <w:sz w:val="18"/>
                <w:szCs w:val="18"/>
              </w:rPr>
              <w:t>rfData</w:t>
            </w:r>
            <w:proofErr w:type="spellEnd"/>
          </w:p>
        </w:tc>
        <w:tc>
          <w:tcPr>
            <w:tcW w:w="1118" w:type="dxa"/>
            <w:noWrap/>
            <w:hideMark/>
          </w:tcPr>
          <w:p w14:paraId="0A689E1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6A8531C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12D3178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4739678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B9B5934"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08AF110"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D4EAFA8" w14:textId="6AAA4921"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0" w:type="dxa"/>
            <w:noWrap/>
          </w:tcPr>
          <w:p w14:paraId="0EB594C2" w14:textId="21C478C4"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p>
        </w:tc>
        <w:tc>
          <w:tcPr>
            <w:tcW w:w="358" w:type="dxa"/>
            <w:noWrap/>
          </w:tcPr>
          <w:p w14:paraId="6718A287" w14:textId="0959C1C3"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491" w:type="dxa"/>
            <w:noWrap/>
          </w:tcPr>
          <w:p w14:paraId="371FFCE5" w14:textId="536AFF0D"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p>
        </w:tc>
        <w:tc>
          <w:tcPr>
            <w:tcW w:w="2111" w:type="dxa"/>
            <w:noWrap/>
            <w:hideMark/>
          </w:tcPr>
          <w:p w14:paraId="6135AD9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Cellular</w:t>
            </w:r>
          </w:p>
        </w:tc>
        <w:tc>
          <w:tcPr>
            <w:tcW w:w="1118" w:type="dxa"/>
            <w:noWrap/>
            <w:hideMark/>
          </w:tcPr>
          <w:p w14:paraId="63514FD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1720BE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4F40953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7BA8F3B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3C158095"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1B9D49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11C8CC0" w14:textId="4AC76BD1" w:rsidR="00EC3696" w:rsidRPr="00EC3696" w:rsidRDefault="006E02C1">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0" w:type="dxa"/>
            <w:noWrap/>
            <w:hideMark/>
          </w:tcPr>
          <w:p w14:paraId="7F5085ED" w14:textId="5F7FFF73" w:rsidR="00EC3696" w:rsidRPr="00EC3696" w:rsidRDefault="006E02C1">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i</w:t>
            </w:r>
          </w:p>
        </w:tc>
        <w:tc>
          <w:tcPr>
            <w:tcW w:w="358" w:type="dxa"/>
            <w:noWrap/>
            <w:hideMark/>
          </w:tcPr>
          <w:p w14:paraId="4F2ECFA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51E22658" w14:textId="4C77C667" w:rsidR="00EC3696" w:rsidRPr="00EC3696" w:rsidRDefault="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
        </w:tc>
        <w:tc>
          <w:tcPr>
            <w:tcW w:w="2111" w:type="dxa"/>
            <w:noWrap/>
            <w:hideMark/>
          </w:tcPr>
          <w:p w14:paraId="6BE5D98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roofErr w:type="spellStart"/>
            <w:r w:rsidRPr="00EC3696">
              <w:rPr>
                <w:rFonts w:ascii="Calibri" w:hAnsi="Calibri"/>
                <w:b/>
                <w:bCs/>
                <w:sz w:val="18"/>
                <w:szCs w:val="18"/>
              </w:rPr>
              <w:t>attachedCell</w:t>
            </w:r>
            <w:proofErr w:type="spellEnd"/>
          </w:p>
        </w:tc>
        <w:tc>
          <w:tcPr>
            <w:tcW w:w="1118" w:type="dxa"/>
            <w:noWrap/>
            <w:hideMark/>
          </w:tcPr>
          <w:p w14:paraId="6BD70EE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346354F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2250" w:type="dxa"/>
            <w:gridSpan w:val="3"/>
            <w:noWrap/>
            <w:hideMark/>
          </w:tcPr>
          <w:p w14:paraId="61BF3F4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00EA6AF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386380E8"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FF2B697"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D53715C" w14:textId="2A033F47"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0" w:type="dxa"/>
            <w:noWrap/>
            <w:hideMark/>
          </w:tcPr>
          <w:p w14:paraId="45309A3B" w14:textId="688447BB"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499B20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474FCCA0" w14:textId="25EFE3E6" w:rsidR="00EC3696" w:rsidRPr="00EC3696" w:rsidRDefault="00A6451E"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2111" w:type="dxa"/>
            <w:noWrap/>
            <w:hideMark/>
          </w:tcPr>
          <w:p w14:paraId="5B69E95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band</w:t>
            </w:r>
          </w:p>
        </w:tc>
        <w:tc>
          <w:tcPr>
            <w:tcW w:w="1118" w:type="dxa"/>
            <w:noWrap/>
            <w:hideMark/>
          </w:tcPr>
          <w:p w14:paraId="092AB3C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63FEA6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1D11519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LTE</w:t>
            </w:r>
          </w:p>
        </w:tc>
        <w:tc>
          <w:tcPr>
            <w:tcW w:w="4597" w:type="dxa"/>
            <w:gridSpan w:val="2"/>
            <w:noWrap/>
            <w:hideMark/>
          </w:tcPr>
          <w:p w14:paraId="3C738FE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30E9E832"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C5519C6"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7CAA46F" w14:textId="599F42CF"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0" w:type="dxa"/>
            <w:noWrap/>
            <w:hideMark/>
          </w:tcPr>
          <w:p w14:paraId="4413188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2BA1DE7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7BDF939A" w14:textId="4DD2EBFF"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B</w:t>
            </w:r>
          </w:p>
        </w:tc>
        <w:tc>
          <w:tcPr>
            <w:tcW w:w="2111" w:type="dxa"/>
            <w:noWrap/>
            <w:hideMark/>
          </w:tcPr>
          <w:p w14:paraId="4B2E732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bandNum</w:t>
            </w:r>
            <w:proofErr w:type="spellEnd"/>
          </w:p>
        </w:tc>
        <w:tc>
          <w:tcPr>
            <w:tcW w:w="1118" w:type="dxa"/>
            <w:noWrap/>
            <w:hideMark/>
          </w:tcPr>
          <w:p w14:paraId="5003A05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362A096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05B7CDA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3</w:t>
            </w:r>
          </w:p>
        </w:tc>
        <w:tc>
          <w:tcPr>
            <w:tcW w:w="4597" w:type="dxa"/>
            <w:gridSpan w:val="2"/>
            <w:noWrap/>
            <w:hideMark/>
          </w:tcPr>
          <w:p w14:paraId="77591E3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Channel number</w:t>
            </w:r>
          </w:p>
        </w:tc>
      </w:tr>
      <w:tr w:rsidR="007C515C" w:rsidRPr="00EC3696" w14:paraId="4EA2C9FE"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87D9E82"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6369AA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17D6A4D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207EDF9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E538322" w14:textId="2FB46596"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C</w:t>
            </w:r>
          </w:p>
        </w:tc>
        <w:tc>
          <w:tcPr>
            <w:tcW w:w="2111" w:type="dxa"/>
            <w:noWrap/>
            <w:hideMark/>
          </w:tcPr>
          <w:p w14:paraId="24DA97C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cellId</w:t>
            </w:r>
            <w:proofErr w:type="spellEnd"/>
          </w:p>
        </w:tc>
        <w:tc>
          <w:tcPr>
            <w:tcW w:w="1118" w:type="dxa"/>
            <w:noWrap/>
            <w:hideMark/>
          </w:tcPr>
          <w:p w14:paraId="70FE754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CE51A0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2C24491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0</w:t>
            </w:r>
          </w:p>
        </w:tc>
        <w:tc>
          <w:tcPr>
            <w:tcW w:w="4597" w:type="dxa"/>
            <w:gridSpan w:val="2"/>
            <w:noWrap/>
            <w:hideMark/>
          </w:tcPr>
          <w:p w14:paraId="071513B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Unique identifier of the cell</w:t>
            </w:r>
          </w:p>
        </w:tc>
      </w:tr>
      <w:tr w:rsidR="007C515C" w:rsidRPr="00EC3696" w14:paraId="434EB546"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62C060A"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71F095A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35A9463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39F66D4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DCB7F28" w14:textId="36A9FE10"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D</w:t>
            </w:r>
          </w:p>
        </w:tc>
        <w:tc>
          <w:tcPr>
            <w:tcW w:w="2111" w:type="dxa"/>
            <w:noWrap/>
            <w:hideMark/>
          </w:tcPr>
          <w:p w14:paraId="42DA021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lac</w:t>
            </w:r>
          </w:p>
        </w:tc>
        <w:tc>
          <w:tcPr>
            <w:tcW w:w="1118" w:type="dxa"/>
            <w:noWrap/>
            <w:hideMark/>
          </w:tcPr>
          <w:p w14:paraId="408FF18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D32479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3CF28EB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4059779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Location Area code (NID for CDMA)</w:t>
            </w:r>
          </w:p>
        </w:tc>
      </w:tr>
      <w:tr w:rsidR="007C515C" w:rsidRPr="00EC3696" w14:paraId="4A5312A3"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3D8D2635"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AFF88A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682B7BB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6735E2B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19483C89" w14:textId="32848C19"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E</w:t>
            </w:r>
          </w:p>
        </w:tc>
        <w:tc>
          <w:tcPr>
            <w:tcW w:w="2111" w:type="dxa"/>
            <w:noWrap/>
            <w:hideMark/>
          </w:tcPr>
          <w:p w14:paraId="03471F6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mcc</w:t>
            </w:r>
          </w:p>
        </w:tc>
        <w:tc>
          <w:tcPr>
            <w:tcW w:w="1118" w:type="dxa"/>
            <w:noWrap/>
            <w:hideMark/>
          </w:tcPr>
          <w:p w14:paraId="5A8B63E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3084F12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7723901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2A5CEF3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Mobile Country Code</w:t>
            </w:r>
          </w:p>
        </w:tc>
      </w:tr>
      <w:tr w:rsidR="007C515C" w:rsidRPr="00EC3696" w14:paraId="356F1363"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FFECD6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1D19FE1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0935C24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6E6BC6C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7B6CDF0" w14:textId="21FF5E38"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F</w:t>
            </w:r>
          </w:p>
        </w:tc>
        <w:tc>
          <w:tcPr>
            <w:tcW w:w="2111" w:type="dxa"/>
            <w:noWrap/>
            <w:hideMark/>
          </w:tcPr>
          <w:p w14:paraId="7B0748D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mnc</w:t>
            </w:r>
            <w:proofErr w:type="spellEnd"/>
          </w:p>
        </w:tc>
        <w:tc>
          <w:tcPr>
            <w:tcW w:w="1118" w:type="dxa"/>
            <w:noWrap/>
            <w:hideMark/>
          </w:tcPr>
          <w:p w14:paraId="6181C24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A07394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122CE23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5EEFED4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Mobile Network Code (SID for CDMA)</w:t>
            </w:r>
          </w:p>
        </w:tc>
      </w:tr>
      <w:tr w:rsidR="007C515C" w:rsidRPr="00EC3696" w14:paraId="569EF59B"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1479F33"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3B3200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79E05E5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2F913FD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724AC463" w14:textId="5CCE5A97"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G</w:t>
            </w:r>
          </w:p>
        </w:tc>
        <w:tc>
          <w:tcPr>
            <w:tcW w:w="2111" w:type="dxa"/>
            <w:noWrap/>
            <w:hideMark/>
          </w:tcPr>
          <w:p w14:paraId="395D0D6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carrier</w:t>
            </w:r>
          </w:p>
        </w:tc>
        <w:tc>
          <w:tcPr>
            <w:tcW w:w="1118" w:type="dxa"/>
            <w:noWrap/>
            <w:hideMark/>
          </w:tcPr>
          <w:p w14:paraId="41D77FE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351D0A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74BF52F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6ADDB61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319C0453"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18EE5EE"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217AAA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00FAEF0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35B002D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C6A7150" w14:textId="7376414C"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H</w:t>
            </w:r>
          </w:p>
        </w:tc>
        <w:tc>
          <w:tcPr>
            <w:tcW w:w="2111" w:type="dxa"/>
            <w:noWrap/>
            <w:hideMark/>
          </w:tcPr>
          <w:p w14:paraId="5A89E2A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rssi</w:t>
            </w:r>
            <w:proofErr w:type="spellEnd"/>
          </w:p>
        </w:tc>
        <w:tc>
          <w:tcPr>
            <w:tcW w:w="1118" w:type="dxa"/>
            <w:noWrap/>
            <w:hideMark/>
          </w:tcPr>
          <w:p w14:paraId="76C808C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306001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83ED3A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-100</w:t>
            </w:r>
          </w:p>
        </w:tc>
        <w:tc>
          <w:tcPr>
            <w:tcW w:w="4597" w:type="dxa"/>
            <w:gridSpan w:val="2"/>
            <w:noWrap/>
            <w:hideMark/>
          </w:tcPr>
          <w:p w14:paraId="2D4B021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Radio signal strength in dBm</w:t>
            </w:r>
          </w:p>
        </w:tc>
      </w:tr>
      <w:tr w:rsidR="007C515C" w:rsidRPr="00EC3696" w14:paraId="283B1DA6"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95EA112"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E55FCD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3D2958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50BE734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559E0A2" w14:textId="1AB3F6C6"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p>
        </w:tc>
        <w:tc>
          <w:tcPr>
            <w:tcW w:w="2111" w:type="dxa"/>
            <w:noWrap/>
            <w:hideMark/>
          </w:tcPr>
          <w:p w14:paraId="540B7F4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rsrp</w:t>
            </w:r>
            <w:proofErr w:type="spellEnd"/>
          </w:p>
        </w:tc>
        <w:tc>
          <w:tcPr>
            <w:tcW w:w="1118" w:type="dxa"/>
            <w:noWrap/>
            <w:hideMark/>
          </w:tcPr>
          <w:p w14:paraId="581E3A6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1AB468E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162A133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-90</w:t>
            </w:r>
          </w:p>
        </w:tc>
        <w:tc>
          <w:tcPr>
            <w:tcW w:w="4597" w:type="dxa"/>
            <w:gridSpan w:val="2"/>
            <w:noWrap/>
            <w:hideMark/>
          </w:tcPr>
          <w:p w14:paraId="672F9A3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7FA90F64"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7EED2698"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AEE856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B7FFDA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5832F60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3614C514" w14:textId="050ECEA5"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J</w:t>
            </w:r>
          </w:p>
        </w:tc>
        <w:tc>
          <w:tcPr>
            <w:tcW w:w="2111" w:type="dxa"/>
            <w:noWrap/>
            <w:hideMark/>
          </w:tcPr>
          <w:p w14:paraId="55D970F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snr</w:t>
            </w:r>
          </w:p>
        </w:tc>
        <w:tc>
          <w:tcPr>
            <w:tcW w:w="1118" w:type="dxa"/>
            <w:noWrap/>
            <w:hideMark/>
          </w:tcPr>
          <w:p w14:paraId="11D0D39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1351D90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5FF38C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6B3231B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Signal to Noise Ratio</w:t>
            </w:r>
          </w:p>
        </w:tc>
      </w:tr>
      <w:tr w:rsidR="007C515C" w:rsidRPr="00EC3696" w14:paraId="14A615AB"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EAD79B9"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3023649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8D7633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5A059403"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1</w:t>
            </w:r>
          </w:p>
        </w:tc>
        <w:tc>
          <w:tcPr>
            <w:tcW w:w="491" w:type="dxa"/>
            <w:noWrap/>
            <w:hideMark/>
          </w:tcPr>
          <w:p w14:paraId="230C13EE" w14:textId="241A32B6"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K</w:t>
            </w:r>
          </w:p>
        </w:tc>
        <w:tc>
          <w:tcPr>
            <w:tcW w:w="2111" w:type="dxa"/>
            <w:noWrap/>
            <w:hideMark/>
          </w:tcPr>
          <w:p w14:paraId="216546F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ipAddress</w:t>
            </w:r>
            <w:proofErr w:type="spellEnd"/>
          </w:p>
        </w:tc>
        <w:tc>
          <w:tcPr>
            <w:tcW w:w="1118" w:type="dxa"/>
            <w:noWrap/>
            <w:hideMark/>
          </w:tcPr>
          <w:p w14:paraId="4560195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12BA085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05DF89C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6BB4DD9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5F6FD274"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29A07EE"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A2F01E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686845C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034A5EE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57279BC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 </w:t>
            </w:r>
          </w:p>
        </w:tc>
        <w:tc>
          <w:tcPr>
            <w:tcW w:w="2111" w:type="dxa"/>
            <w:noWrap/>
            <w:hideMark/>
          </w:tcPr>
          <w:p w14:paraId="2591308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proofErr w:type="spellStart"/>
            <w:r w:rsidRPr="00EC3696">
              <w:rPr>
                <w:rFonts w:ascii="Calibri" w:hAnsi="Calibri"/>
                <w:b/>
                <w:bCs/>
                <w:sz w:val="18"/>
                <w:szCs w:val="18"/>
              </w:rPr>
              <w:t>neighborCells</w:t>
            </w:r>
            <w:proofErr w:type="spellEnd"/>
          </w:p>
        </w:tc>
        <w:tc>
          <w:tcPr>
            <w:tcW w:w="1118" w:type="dxa"/>
            <w:noWrap/>
            <w:hideMark/>
          </w:tcPr>
          <w:p w14:paraId="4DFEFA0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Optional</w:t>
            </w:r>
          </w:p>
        </w:tc>
        <w:tc>
          <w:tcPr>
            <w:tcW w:w="1171" w:type="dxa"/>
            <w:gridSpan w:val="2"/>
            <w:noWrap/>
            <w:hideMark/>
          </w:tcPr>
          <w:p w14:paraId="49CB336A" w14:textId="44D73111"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7C515C">
              <w:rPr>
                <w:rFonts w:ascii="Calibri" w:hAnsi="Calibri"/>
                <w:sz w:val="18"/>
                <w:szCs w:val="18"/>
                <w:highlight w:val="yellow"/>
              </w:rPr>
              <w:t> </w:t>
            </w:r>
            <w:r w:rsidR="007C515C">
              <w:rPr>
                <w:rFonts w:ascii="Calibri" w:hAnsi="Calibri"/>
                <w:sz w:val="18"/>
                <w:szCs w:val="18"/>
                <w:highlight w:val="yellow"/>
              </w:rPr>
              <w:t>A</w:t>
            </w:r>
            <w:r w:rsidR="007C515C" w:rsidRPr="007C515C">
              <w:rPr>
                <w:rFonts w:ascii="Calibri" w:hAnsi="Calibri"/>
                <w:sz w:val="18"/>
                <w:szCs w:val="18"/>
                <w:highlight w:val="yellow"/>
              </w:rPr>
              <w:t>rray</w:t>
            </w:r>
          </w:p>
        </w:tc>
        <w:tc>
          <w:tcPr>
            <w:tcW w:w="2250" w:type="dxa"/>
            <w:gridSpan w:val="3"/>
            <w:noWrap/>
            <w:hideMark/>
          </w:tcPr>
          <w:p w14:paraId="138044E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3AE0DC4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C7780CE"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FE9A898"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1F5C41C"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6C71276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C02AF2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1E075A3E" w14:textId="20741B88"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A</w:t>
            </w:r>
          </w:p>
        </w:tc>
        <w:tc>
          <w:tcPr>
            <w:tcW w:w="2111" w:type="dxa"/>
            <w:noWrap/>
            <w:hideMark/>
          </w:tcPr>
          <w:p w14:paraId="1B1DD0E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band</w:t>
            </w:r>
          </w:p>
        </w:tc>
        <w:tc>
          <w:tcPr>
            <w:tcW w:w="1118" w:type="dxa"/>
            <w:noWrap/>
            <w:hideMark/>
          </w:tcPr>
          <w:p w14:paraId="61E3A8E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75D352D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471F349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LTE</w:t>
            </w:r>
          </w:p>
        </w:tc>
        <w:tc>
          <w:tcPr>
            <w:tcW w:w="4597" w:type="dxa"/>
            <w:gridSpan w:val="2"/>
            <w:noWrap/>
            <w:hideMark/>
          </w:tcPr>
          <w:p w14:paraId="133251C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0A469930"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F9525F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77DD76D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06255D0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626F2C5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5E05BC8E" w14:textId="55E2E1E8"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B</w:t>
            </w:r>
          </w:p>
        </w:tc>
        <w:tc>
          <w:tcPr>
            <w:tcW w:w="2111" w:type="dxa"/>
            <w:noWrap/>
            <w:hideMark/>
          </w:tcPr>
          <w:p w14:paraId="1D1F8C7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bandNum</w:t>
            </w:r>
            <w:proofErr w:type="spellEnd"/>
          </w:p>
        </w:tc>
        <w:tc>
          <w:tcPr>
            <w:tcW w:w="1118" w:type="dxa"/>
            <w:noWrap/>
            <w:hideMark/>
          </w:tcPr>
          <w:p w14:paraId="5E5BCAB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27D2F3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17883AA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3</w:t>
            </w:r>
          </w:p>
        </w:tc>
        <w:tc>
          <w:tcPr>
            <w:tcW w:w="4597" w:type="dxa"/>
            <w:gridSpan w:val="2"/>
            <w:noWrap/>
            <w:hideMark/>
          </w:tcPr>
          <w:p w14:paraId="603FCA7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72AB4552"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516F8022" w14:textId="77777777" w:rsidR="00EC3696" w:rsidRPr="00EC3696" w:rsidRDefault="00EC3696" w:rsidP="00EC3696">
            <w:pPr>
              <w:jc w:val="both"/>
              <w:rPr>
                <w:rFonts w:ascii="Calibri" w:hAnsi="Calibri"/>
                <w:sz w:val="18"/>
                <w:szCs w:val="18"/>
              </w:rPr>
            </w:pPr>
            <w:r w:rsidRPr="00EC3696">
              <w:rPr>
                <w:rFonts w:ascii="Calibri" w:hAnsi="Calibri"/>
                <w:sz w:val="18"/>
                <w:szCs w:val="18"/>
              </w:rPr>
              <w:lastRenderedPageBreak/>
              <w:t>4</w:t>
            </w:r>
          </w:p>
        </w:tc>
        <w:tc>
          <w:tcPr>
            <w:tcW w:w="422" w:type="dxa"/>
            <w:noWrap/>
            <w:hideMark/>
          </w:tcPr>
          <w:p w14:paraId="3D936CF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BC75C8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0A356E01"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3EC9D05D" w14:textId="47470884"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C</w:t>
            </w:r>
          </w:p>
        </w:tc>
        <w:tc>
          <w:tcPr>
            <w:tcW w:w="2111" w:type="dxa"/>
            <w:noWrap/>
            <w:hideMark/>
          </w:tcPr>
          <w:p w14:paraId="5F4B5BD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cellId</w:t>
            </w:r>
            <w:proofErr w:type="spellEnd"/>
          </w:p>
        </w:tc>
        <w:tc>
          <w:tcPr>
            <w:tcW w:w="1118" w:type="dxa"/>
            <w:noWrap/>
            <w:hideMark/>
          </w:tcPr>
          <w:p w14:paraId="69105CE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33C9743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527C61C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0</w:t>
            </w:r>
          </w:p>
        </w:tc>
        <w:tc>
          <w:tcPr>
            <w:tcW w:w="4597" w:type="dxa"/>
            <w:gridSpan w:val="2"/>
            <w:noWrap/>
            <w:hideMark/>
          </w:tcPr>
          <w:p w14:paraId="08C1176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E5FEE63"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2F8F4D81"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279D2B4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392EFD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70877F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2AEEABDA" w14:textId="179F268F"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2111" w:type="dxa"/>
            <w:noWrap/>
            <w:hideMark/>
          </w:tcPr>
          <w:p w14:paraId="2143865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lac</w:t>
            </w:r>
          </w:p>
        </w:tc>
        <w:tc>
          <w:tcPr>
            <w:tcW w:w="1118" w:type="dxa"/>
            <w:noWrap/>
            <w:hideMark/>
          </w:tcPr>
          <w:p w14:paraId="3686722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5ED6303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5A05677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1C5FB2E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753417CB"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1491FF5"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D5BEB98"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5A6A0E2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31AD78C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67006F18" w14:textId="33672784"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E</w:t>
            </w:r>
          </w:p>
        </w:tc>
        <w:tc>
          <w:tcPr>
            <w:tcW w:w="2111" w:type="dxa"/>
            <w:noWrap/>
            <w:hideMark/>
          </w:tcPr>
          <w:p w14:paraId="16B2DA0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mcc</w:t>
            </w:r>
          </w:p>
        </w:tc>
        <w:tc>
          <w:tcPr>
            <w:tcW w:w="1118" w:type="dxa"/>
            <w:noWrap/>
            <w:hideMark/>
          </w:tcPr>
          <w:p w14:paraId="66628D50"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DD4294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7F4156B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08A9CD4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84D0894"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6A81B723"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0D5BA53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0FDEE1BD"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486DB8F"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74A1FD39" w14:textId="7E30F31A"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F</w:t>
            </w:r>
          </w:p>
        </w:tc>
        <w:tc>
          <w:tcPr>
            <w:tcW w:w="2111" w:type="dxa"/>
            <w:noWrap/>
            <w:hideMark/>
          </w:tcPr>
          <w:p w14:paraId="057C72B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mnc</w:t>
            </w:r>
            <w:proofErr w:type="spellEnd"/>
          </w:p>
        </w:tc>
        <w:tc>
          <w:tcPr>
            <w:tcW w:w="1118" w:type="dxa"/>
            <w:noWrap/>
            <w:hideMark/>
          </w:tcPr>
          <w:p w14:paraId="12498577"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991D57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5AB5EDCC"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10708939"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68A4B4FC"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E4EEA6F"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448487E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2B5E921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661863A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50B33CC8" w14:textId="66302E96"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G</w:t>
            </w:r>
          </w:p>
        </w:tc>
        <w:tc>
          <w:tcPr>
            <w:tcW w:w="2111" w:type="dxa"/>
            <w:noWrap/>
            <w:hideMark/>
          </w:tcPr>
          <w:p w14:paraId="072F92F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carrier</w:t>
            </w:r>
          </w:p>
        </w:tc>
        <w:tc>
          <w:tcPr>
            <w:tcW w:w="1118" w:type="dxa"/>
            <w:noWrap/>
            <w:hideMark/>
          </w:tcPr>
          <w:p w14:paraId="472593BA"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07A10E6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48B34CD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21983E8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069262D"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0F5FEF46"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E6B1AD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1DF14562"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4BFF789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22C16D2E" w14:textId="2DDAD19A"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H</w:t>
            </w:r>
          </w:p>
        </w:tc>
        <w:tc>
          <w:tcPr>
            <w:tcW w:w="2111" w:type="dxa"/>
            <w:noWrap/>
            <w:hideMark/>
          </w:tcPr>
          <w:p w14:paraId="71864604"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rssi</w:t>
            </w:r>
            <w:proofErr w:type="spellEnd"/>
          </w:p>
        </w:tc>
        <w:tc>
          <w:tcPr>
            <w:tcW w:w="1118" w:type="dxa"/>
            <w:noWrap/>
            <w:hideMark/>
          </w:tcPr>
          <w:p w14:paraId="4738EC2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6DC8992A"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3A8C9E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-100</w:t>
            </w:r>
          </w:p>
        </w:tc>
        <w:tc>
          <w:tcPr>
            <w:tcW w:w="4597" w:type="dxa"/>
            <w:gridSpan w:val="2"/>
            <w:noWrap/>
            <w:hideMark/>
          </w:tcPr>
          <w:p w14:paraId="3D56A79E"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1DE72C4E"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1CEA54A8"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64BE6F5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78C36E25"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C656B1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59CA2FB0" w14:textId="1F98B476" w:rsidR="00EC3696"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I</w:t>
            </w:r>
          </w:p>
        </w:tc>
        <w:tc>
          <w:tcPr>
            <w:tcW w:w="2111" w:type="dxa"/>
            <w:noWrap/>
            <w:hideMark/>
          </w:tcPr>
          <w:p w14:paraId="3C946727"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rsrp</w:t>
            </w:r>
            <w:proofErr w:type="spellEnd"/>
          </w:p>
        </w:tc>
        <w:tc>
          <w:tcPr>
            <w:tcW w:w="1118" w:type="dxa"/>
            <w:noWrap/>
            <w:hideMark/>
          </w:tcPr>
          <w:p w14:paraId="2446127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2F3E59A2"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06017AD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-90</w:t>
            </w:r>
          </w:p>
        </w:tc>
        <w:tc>
          <w:tcPr>
            <w:tcW w:w="4597" w:type="dxa"/>
            <w:gridSpan w:val="2"/>
            <w:noWrap/>
            <w:hideMark/>
          </w:tcPr>
          <w:p w14:paraId="01D3300E"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7C515C" w:rsidRPr="00EC3696" w14:paraId="47970C6C" w14:textId="77777777" w:rsidTr="00BC4E7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89B6E0D"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0DD9BEA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757466B5"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0D951DA0"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2C9E3DF2" w14:textId="1C182E63" w:rsidR="00EC3696" w:rsidRPr="00EC3696" w:rsidRDefault="006E02C1"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b/>
                <w:bCs/>
                <w:sz w:val="18"/>
                <w:szCs w:val="18"/>
              </w:rPr>
            </w:pPr>
            <w:r>
              <w:rPr>
                <w:rFonts w:ascii="Calibri" w:hAnsi="Calibri"/>
                <w:b/>
                <w:bCs/>
                <w:sz w:val="18"/>
                <w:szCs w:val="18"/>
              </w:rPr>
              <w:t>J</w:t>
            </w:r>
          </w:p>
        </w:tc>
        <w:tc>
          <w:tcPr>
            <w:tcW w:w="2111" w:type="dxa"/>
            <w:noWrap/>
            <w:hideMark/>
          </w:tcPr>
          <w:p w14:paraId="4DBB36F1"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snr</w:t>
            </w:r>
          </w:p>
        </w:tc>
        <w:tc>
          <w:tcPr>
            <w:tcW w:w="1118" w:type="dxa"/>
            <w:noWrap/>
            <w:hideMark/>
          </w:tcPr>
          <w:p w14:paraId="2237A713"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4C11507B"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Number</w:t>
            </w:r>
          </w:p>
        </w:tc>
        <w:tc>
          <w:tcPr>
            <w:tcW w:w="2250" w:type="dxa"/>
            <w:gridSpan w:val="3"/>
            <w:noWrap/>
            <w:hideMark/>
          </w:tcPr>
          <w:p w14:paraId="4F494A96"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49BF3668" w14:textId="77777777" w:rsidR="00EC3696" w:rsidRPr="00EC3696" w:rsidRDefault="00EC3696" w:rsidP="00EC3696">
            <w:pPr>
              <w:jc w:val="both"/>
              <w:cnfStyle w:val="000000100000" w:firstRow="0" w:lastRow="0" w:firstColumn="0" w:lastColumn="0" w:oddVBand="0" w:evenVBand="0" w:oddHBand="1" w:evenHBand="0" w:firstRowFirstColumn="0" w:firstRowLastColumn="0" w:lastRowFirstColumn="0" w:lastRowLastColumn="0"/>
              <w:rPr>
                <w:rFonts w:ascii="Calibri" w:hAnsi="Calibri"/>
                <w:sz w:val="18"/>
                <w:szCs w:val="18"/>
              </w:rPr>
            </w:pPr>
            <w:r w:rsidRPr="00EC3696">
              <w:rPr>
                <w:rFonts w:ascii="Calibri" w:hAnsi="Calibri"/>
                <w:sz w:val="18"/>
                <w:szCs w:val="18"/>
              </w:rPr>
              <w:t>Signal to Noise Ratio</w:t>
            </w:r>
          </w:p>
        </w:tc>
      </w:tr>
      <w:tr w:rsidR="007C515C" w:rsidRPr="00EC3696" w14:paraId="04DEE1B7" w14:textId="77777777" w:rsidTr="00BC4E7A">
        <w:trPr>
          <w:trHeight w:val="300"/>
        </w:trPr>
        <w:tc>
          <w:tcPr>
            <w:cnfStyle w:val="001000000000" w:firstRow="0" w:lastRow="0" w:firstColumn="1" w:lastColumn="0" w:oddVBand="0" w:evenVBand="0" w:oddHBand="0" w:evenHBand="0" w:firstRowFirstColumn="0" w:firstRowLastColumn="0" w:lastRowFirstColumn="0" w:lastRowLastColumn="0"/>
            <w:tcW w:w="407" w:type="dxa"/>
            <w:noWrap/>
            <w:hideMark/>
          </w:tcPr>
          <w:p w14:paraId="4CC357F2" w14:textId="77777777" w:rsidR="00EC3696" w:rsidRPr="00EC3696" w:rsidRDefault="00EC3696" w:rsidP="00EC3696">
            <w:pPr>
              <w:jc w:val="both"/>
              <w:rPr>
                <w:rFonts w:ascii="Calibri" w:hAnsi="Calibri"/>
                <w:sz w:val="18"/>
                <w:szCs w:val="18"/>
              </w:rPr>
            </w:pPr>
            <w:r w:rsidRPr="00EC3696">
              <w:rPr>
                <w:rFonts w:ascii="Calibri" w:hAnsi="Calibri"/>
                <w:sz w:val="18"/>
                <w:szCs w:val="18"/>
              </w:rPr>
              <w:t>4</w:t>
            </w:r>
          </w:p>
        </w:tc>
        <w:tc>
          <w:tcPr>
            <w:tcW w:w="422" w:type="dxa"/>
            <w:noWrap/>
            <w:hideMark/>
          </w:tcPr>
          <w:p w14:paraId="7D11C12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d</w:t>
            </w:r>
          </w:p>
        </w:tc>
        <w:tc>
          <w:tcPr>
            <w:tcW w:w="0" w:type="dxa"/>
            <w:noWrap/>
            <w:hideMark/>
          </w:tcPr>
          <w:p w14:paraId="2D2B874D"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i</w:t>
            </w:r>
          </w:p>
        </w:tc>
        <w:tc>
          <w:tcPr>
            <w:tcW w:w="358" w:type="dxa"/>
            <w:noWrap/>
            <w:hideMark/>
          </w:tcPr>
          <w:p w14:paraId="79F26D4F"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sidRPr="00EC3696">
              <w:rPr>
                <w:rFonts w:ascii="Calibri" w:hAnsi="Calibri"/>
                <w:b/>
                <w:bCs/>
                <w:sz w:val="18"/>
                <w:szCs w:val="18"/>
              </w:rPr>
              <w:t>2</w:t>
            </w:r>
          </w:p>
        </w:tc>
        <w:tc>
          <w:tcPr>
            <w:tcW w:w="491" w:type="dxa"/>
            <w:noWrap/>
            <w:hideMark/>
          </w:tcPr>
          <w:p w14:paraId="645875D2" w14:textId="235BB825" w:rsidR="006E02C1" w:rsidRPr="00EC3696" w:rsidRDefault="006E02C1"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b/>
                <w:bCs/>
                <w:sz w:val="18"/>
                <w:szCs w:val="18"/>
              </w:rPr>
            </w:pPr>
            <w:r>
              <w:rPr>
                <w:rFonts w:ascii="Calibri" w:hAnsi="Calibri"/>
                <w:b/>
                <w:bCs/>
                <w:sz w:val="18"/>
                <w:szCs w:val="18"/>
              </w:rPr>
              <w:t>K</w:t>
            </w:r>
          </w:p>
        </w:tc>
        <w:tc>
          <w:tcPr>
            <w:tcW w:w="2111" w:type="dxa"/>
            <w:noWrap/>
            <w:hideMark/>
          </w:tcPr>
          <w:p w14:paraId="30ACD886"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proofErr w:type="spellStart"/>
            <w:r w:rsidRPr="00EC3696">
              <w:rPr>
                <w:rFonts w:ascii="Calibri" w:hAnsi="Calibri"/>
                <w:sz w:val="18"/>
                <w:szCs w:val="18"/>
              </w:rPr>
              <w:t>ipAddress</w:t>
            </w:r>
            <w:proofErr w:type="spellEnd"/>
          </w:p>
        </w:tc>
        <w:tc>
          <w:tcPr>
            <w:tcW w:w="1118" w:type="dxa"/>
            <w:noWrap/>
            <w:hideMark/>
          </w:tcPr>
          <w:p w14:paraId="71FB615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Required</w:t>
            </w:r>
          </w:p>
        </w:tc>
        <w:tc>
          <w:tcPr>
            <w:tcW w:w="1171" w:type="dxa"/>
            <w:gridSpan w:val="2"/>
            <w:noWrap/>
            <w:hideMark/>
          </w:tcPr>
          <w:p w14:paraId="53D276E9"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String</w:t>
            </w:r>
          </w:p>
        </w:tc>
        <w:tc>
          <w:tcPr>
            <w:tcW w:w="2250" w:type="dxa"/>
            <w:gridSpan w:val="3"/>
            <w:noWrap/>
            <w:hideMark/>
          </w:tcPr>
          <w:p w14:paraId="4C28B1EB"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c>
          <w:tcPr>
            <w:tcW w:w="4597" w:type="dxa"/>
            <w:gridSpan w:val="2"/>
            <w:noWrap/>
            <w:hideMark/>
          </w:tcPr>
          <w:p w14:paraId="503E6614" w14:textId="77777777" w:rsidR="00EC3696" w:rsidRPr="00EC3696" w:rsidRDefault="00EC3696" w:rsidP="00EC3696">
            <w:pPr>
              <w:jc w:val="both"/>
              <w:cnfStyle w:val="000000000000" w:firstRow="0" w:lastRow="0" w:firstColumn="0" w:lastColumn="0" w:oddVBand="0" w:evenVBand="0" w:oddHBand="0" w:evenHBand="0" w:firstRowFirstColumn="0" w:firstRowLastColumn="0" w:lastRowFirstColumn="0" w:lastRowLastColumn="0"/>
              <w:rPr>
                <w:rFonts w:ascii="Calibri" w:hAnsi="Calibri"/>
                <w:sz w:val="18"/>
                <w:szCs w:val="18"/>
              </w:rPr>
            </w:pPr>
            <w:r w:rsidRPr="00EC3696">
              <w:rPr>
                <w:rFonts w:ascii="Calibri" w:hAnsi="Calibri"/>
                <w:sz w:val="18"/>
                <w:szCs w:val="18"/>
              </w:rPr>
              <w:t> </w:t>
            </w:r>
          </w:p>
        </w:tc>
      </w:tr>
      <w:tr w:rsidR="00DD338B" w:rsidRPr="006F6281" w14:paraId="1B346046" w14:textId="77777777" w:rsidTr="0082380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432" w:type="dxa"/>
            <w:gridSpan w:val="14"/>
            <w:noWrap/>
          </w:tcPr>
          <w:p w14:paraId="32C06D78" w14:textId="247AD378" w:rsidR="00DD338B" w:rsidRPr="00416123" w:rsidRDefault="001D5724" w:rsidP="00576B63">
            <w:pPr>
              <w:spacing w:after="0" w:line="240" w:lineRule="auto"/>
              <w:jc w:val="both"/>
              <w:rPr>
                <w:rFonts w:ascii="Calibri" w:eastAsia="Times New Roman" w:hAnsi="Calibri"/>
                <w:color w:val="000000"/>
                <w:spacing w:val="0"/>
                <w:sz w:val="28"/>
                <w:szCs w:val="28"/>
                <w:lang w:eastAsia="en-AU"/>
              </w:rPr>
            </w:pPr>
            <w:r>
              <w:rPr>
                <w:rFonts w:ascii="Calibri" w:eastAsia="Times New Roman" w:hAnsi="Calibri"/>
                <w:color w:val="000000"/>
                <w:spacing w:val="0"/>
                <w:sz w:val="28"/>
                <w:szCs w:val="28"/>
                <w:lang w:eastAsia="en-AU"/>
              </w:rPr>
              <w:t>Message Payload -</w:t>
            </w:r>
            <w:r w:rsidRPr="00416123">
              <w:rPr>
                <w:rFonts w:ascii="Calibri" w:eastAsia="Times New Roman" w:hAnsi="Calibri"/>
                <w:color w:val="000000"/>
                <w:spacing w:val="0"/>
                <w:sz w:val="28"/>
                <w:szCs w:val="28"/>
                <w:lang w:eastAsia="en-AU"/>
              </w:rPr>
              <w:t xml:space="preserve"> </w:t>
            </w:r>
            <w:r>
              <w:rPr>
                <w:rFonts w:ascii="Calibri" w:eastAsia="Times New Roman" w:hAnsi="Calibri"/>
                <w:color w:val="000000"/>
                <w:spacing w:val="0"/>
                <w:sz w:val="28"/>
                <w:szCs w:val="28"/>
                <w:lang w:eastAsia="en-AU"/>
              </w:rPr>
              <w:t>Profile reset and/or firmware check</w:t>
            </w:r>
            <w:r w:rsidDel="00AE0869">
              <w:rPr>
                <w:rFonts w:ascii="Calibri" w:eastAsia="Times New Roman" w:hAnsi="Calibri"/>
                <w:color w:val="000000"/>
                <w:spacing w:val="0"/>
                <w:sz w:val="28"/>
                <w:szCs w:val="28"/>
                <w:lang w:eastAsia="en-AU"/>
              </w:rPr>
              <w:t xml:space="preserve"> </w:t>
            </w:r>
            <w:r>
              <w:rPr>
                <w:rFonts w:ascii="Calibri" w:eastAsia="Times New Roman" w:hAnsi="Calibri"/>
                <w:color w:val="000000"/>
                <w:spacing w:val="0"/>
                <w:sz w:val="28"/>
                <w:szCs w:val="28"/>
                <w:lang w:eastAsia="en-AU"/>
              </w:rPr>
              <w:t>(check post Telemetry)</w:t>
            </w:r>
          </w:p>
        </w:tc>
      </w:tr>
      <w:tr w:rsidR="007C515C" w:rsidRPr="006F6281" w14:paraId="43427CF4" w14:textId="77777777" w:rsidTr="00D253BA">
        <w:trPr>
          <w:trHeight w:val="288"/>
        </w:trPr>
        <w:tc>
          <w:tcPr>
            <w:cnfStyle w:val="001000000000" w:firstRow="0" w:lastRow="0" w:firstColumn="1" w:lastColumn="0" w:oddVBand="0" w:evenVBand="0" w:oddHBand="0" w:evenHBand="0" w:firstRowFirstColumn="0" w:firstRowLastColumn="0" w:lastRowFirstColumn="0" w:lastRowLastColumn="0"/>
            <w:tcW w:w="407" w:type="dxa"/>
            <w:noWrap/>
          </w:tcPr>
          <w:p w14:paraId="4AACCA1C" w14:textId="2D6700A8" w:rsidR="00F444F3" w:rsidRPr="00823807" w:rsidRDefault="00F444F3" w:rsidP="00B87879">
            <w:pPr>
              <w:spacing w:after="0" w:line="240" w:lineRule="auto"/>
              <w:jc w:val="both"/>
              <w:rPr>
                <w:rFonts w:ascii="Calibri" w:eastAsia="Times New Roman" w:hAnsi="Calibri"/>
                <w:b w:val="0"/>
                <w:color w:val="000000"/>
                <w:spacing w:val="0"/>
                <w:sz w:val="18"/>
                <w:szCs w:val="18"/>
                <w:lang w:eastAsia="en-AU"/>
              </w:rPr>
            </w:pPr>
            <w:r w:rsidRPr="00F444F3">
              <w:rPr>
                <w:rFonts w:ascii="Calibri" w:eastAsia="Times New Roman" w:hAnsi="Calibri"/>
                <w:color w:val="000000"/>
                <w:spacing w:val="0"/>
                <w:sz w:val="18"/>
                <w:szCs w:val="18"/>
                <w:lang w:eastAsia="en-AU"/>
              </w:rPr>
              <w:t>1</w:t>
            </w:r>
          </w:p>
        </w:tc>
        <w:tc>
          <w:tcPr>
            <w:tcW w:w="1778" w:type="dxa"/>
            <w:gridSpan w:val="4"/>
            <w:noWrap/>
          </w:tcPr>
          <w:p w14:paraId="61D26013" w14:textId="77777777" w:rsidR="00F444F3" w:rsidRPr="00823807"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spacing w:val="0"/>
                <w:sz w:val="18"/>
                <w:szCs w:val="18"/>
                <w:lang w:eastAsia="en-AU"/>
              </w:rPr>
            </w:pPr>
          </w:p>
        </w:tc>
        <w:tc>
          <w:tcPr>
            <w:tcW w:w="3779" w:type="dxa"/>
            <w:gridSpan w:val="3"/>
            <w:noWrap/>
          </w:tcPr>
          <w:p w14:paraId="03593492" w14:textId="7F6DD420" w:rsidR="00F444F3" w:rsidRPr="00823807" w:rsidRDefault="00F444F3"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18"/>
                <w:szCs w:val="18"/>
                <w:lang w:eastAsia="en-AU"/>
              </w:rPr>
            </w:pPr>
            <w:r>
              <w:rPr>
                <w:rFonts w:ascii="Calibri" w:eastAsia="Times New Roman" w:hAnsi="Calibri"/>
                <w:color w:val="000000"/>
                <w:spacing w:val="0"/>
                <w:sz w:val="18"/>
                <w:szCs w:val="18"/>
                <w:lang w:eastAsia="en-AU"/>
              </w:rPr>
              <w:t>Version</w:t>
            </w:r>
          </w:p>
        </w:tc>
        <w:tc>
          <w:tcPr>
            <w:tcW w:w="1624" w:type="dxa"/>
            <w:gridSpan w:val="2"/>
            <w:noWrap/>
          </w:tcPr>
          <w:p w14:paraId="104273F3" w14:textId="333B60A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816" w:type="dxa"/>
            <w:noWrap/>
          </w:tcPr>
          <w:p w14:paraId="6066D983"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1448" w:type="dxa"/>
            <w:gridSpan w:val="2"/>
            <w:noWrap/>
          </w:tcPr>
          <w:p w14:paraId="64B3652F"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80" w:type="dxa"/>
          </w:tcPr>
          <w:p w14:paraId="513D99CF"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r>
      <w:tr w:rsidR="007C515C" w:rsidRPr="006F6281" w14:paraId="5B472DEE" w14:textId="77777777" w:rsidTr="000A6E5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7" w:type="dxa"/>
            <w:noWrap/>
          </w:tcPr>
          <w:p w14:paraId="4FE097CD" w14:textId="170F6A74" w:rsidR="00F444F3" w:rsidRPr="00F444F3" w:rsidRDefault="00F444F3" w:rsidP="00B87879">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2</w:t>
            </w:r>
          </w:p>
        </w:tc>
        <w:tc>
          <w:tcPr>
            <w:tcW w:w="1778" w:type="dxa"/>
            <w:gridSpan w:val="4"/>
            <w:noWrap/>
          </w:tcPr>
          <w:p w14:paraId="762C7FF7" w14:textId="77777777" w:rsidR="00F444F3" w:rsidRPr="00823807"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spacing w:val="0"/>
                <w:sz w:val="18"/>
                <w:szCs w:val="18"/>
                <w:lang w:eastAsia="en-AU"/>
              </w:rPr>
            </w:pPr>
          </w:p>
        </w:tc>
        <w:tc>
          <w:tcPr>
            <w:tcW w:w="3779" w:type="dxa"/>
            <w:gridSpan w:val="3"/>
            <w:noWrap/>
          </w:tcPr>
          <w:p w14:paraId="2D4CA1C8" w14:textId="31CFE120" w:rsidR="00F444F3" w:rsidRPr="006F6281" w:rsidRDefault="00F444F3"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IMEI</w:t>
            </w:r>
          </w:p>
        </w:tc>
        <w:tc>
          <w:tcPr>
            <w:tcW w:w="1624" w:type="dxa"/>
            <w:gridSpan w:val="2"/>
            <w:noWrap/>
          </w:tcPr>
          <w:p w14:paraId="6FE74BF9" w14:textId="36291C65"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Required</w:t>
            </w:r>
          </w:p>
        </w:tc>
        <w:tc>
          <w:tcPr>
            <w:tcW w:w="816" w:type="dxa"/>
            <w:noWrap/>
          </w:tcPr>
          <w:p w14:paraId="175A72E4" w14:textId="049BA461"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String</w:t>
            </w:r>
          </w:p>
        </w:tc>
        <w:tc>
          <w:tcPr>
            <w:tcW w:w="1448" w:type="dxa"/>
            <w:gridSpan w:val="2"/>
            <w:noWrap/>
          </w:tcPr>
          <w:p w14:paraId="03F649CE" w14:textId="33E7FB69"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hAnsi="Calibri"/>
                <w:color w:val="000000"/>
                <w:sz w:val="18"/>
                <w:szCs w:val="18"/>
              </w:rPr>
              <w:t>55 55555 555555 5</w:t>
            </w:r>
          </w:p>
        </w:tc>
        <w:tc>
          <w:tcPr>
            <w:tcW w:w="3580" w:type="dxa"/>
          </w:tcPr>
          <w:p w14:paraId="1A7A276D" w14:textId="77777777"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r>
      <w:tr w:rsidR="007C515C" w:rsidRPr="006F6281" w14:paraId="462797C3"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73851009" w14:textId="7D6282F0" w:rsidR="00F444F3" w:rsidRPr="00F444F3" w:rsidRDefault="00F444F3" w:rsidP="00B87879">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3</w:t>
            </w:r>
          </w:p>
        </w:tc>
        <w:tc>
          <w:tcPr>
            <w:tcW w:w="1778" w:type="dxa"/>
            <w:gridSpan w:val="4"/>
            <w:noWrap/>
          </w:tcPr>
          <w:p w14:paraId="52C5202E" w14:textId="77777777" w:rsidR="00F444F3" w:rsidRPr="00823807"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spacing w:val="0"/>
                <w:sz w:val="18"/>
                <w:szCs w:val="18"/>
                <w:lang w:eastAsia="en-AU"/>
              </w:rPr>
            </w:pPr>
          </w:p>
        </w:tc>
        <w:tc>
          <w:tcPr>
            <w:tcW w:w="3779" w:type="dxa"/>
            <w:gridSpan w:val="3"/>
            <w:noWrap/>
          </w:tcPr>
          <w:p w14:paraId="466F074E" w14:textId="77D85214" w:rsidR="00F444F3" w:rsidRPr="00823807" w:rsidRDefault="00F444F3"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color w:val="000000"/>
                <w:spacing w:val="0"/>
                <w:sz w:val="18"/>
                <w:szCs w:val="18"/>
                <w:lang w:eastAsia="en-AU"/>
              </w:rPr>
            </w:pPr>
            <w:proofErr w:type="spellStart"/>
            <w:r w:rsidRPr="00823807">
              <w:rPr>
                <w:rFonts w:ascii="Calibri" w:eastAsia="Times New Roman" w:hAnsi="Calibri"/>
                <w:b/>
                <w:color w:val="000000"/>
                <w:spacing w:val="0"/>
                <w:sz w:val="18"/>
                <w:szCs w:val="18"/>
                <w:lang w:eastAsia="en-AU"/>
              </w:rPr>
              <w:t>firmwarecheck</w:t>
            </w:r>
            <w:proofErr w:type="spellEnd"/>
          </w:p>
        </w:tc>
        <w:tc>
          <w:tcPr>
            <w:tcW w:w="1624" w:type="dxa"/>
            <w:gridSpan w:val="2"/>
            <w:noWrap/>
          </w:tcPr>
          <w:p w14:paraId="2C7823DD" w14:textId="6B797B4E"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Optional</w:t>
            </w:r>
          </w:p>
        </w:tc>
        <w:tc>
          <w:tcPr>
            <w:tcW w:w="816" w:type="dxa"/>
            <w:noWrap/>
          </w:tcPr>
          <w:p w14:paraId="180497AD" w14:textId="2ABC1F10"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1448" w:type="dxa"/>
            <w:gridSpan w:val="2"/>
            <w:noWrap/>
          </w:tcPr>
          <w:p w14:paraId="033B78C8"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1B953539"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r>
      <w:tr w:rsidR="007C515C" w:rsidRPr="006F6281" w14:paraId="22628FE9"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08BFC1A3" w14:textId="13594FFF" w:rsidR="00F444F3" w:rsidRPr="00F444F3" w:rsidRDefault="00F444F3" w:rsidP="00B87879">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3</w:t>
            </w:r>
          </w:p>
        </w:tc>
        <w:tc>
          <w:tcPr>
            <w:tcW w:w="1778" w:type="dxa"/>
            <w:gridSpan w:val="4"/>
            <w:noWrap/>
          </w:tcPr>
          <w:p w14:paraId="3F744BC7" w14:textId="66B83D44" w:rsidR="00F444F3" w:rsidRPr="00823807" w:rsidRDefault="00437339"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a</w:t>
            </w:r>
          </w:p>
        </w:tc>
        <w:tc>
          <w:tcPr>
            <w:tcW w:w="3779" w:type="dxa"/>
            <w:gridSpan w:val="3"/>
            <w:noWrap/>
          </w:tcPr>
          <w:p w14:paraId="37CDEC85" w14:textId="11ABF52B" w:rsidR="00F444F3" w:rsidRPr="006F6281" w:rsidRDefault="00F444F3" w:rsidP="00B87879">
            <w:pPr>
              <w:spacing w:after="0" w:line="240" w:lineRule="auto"/>
              <w:ind w:firstLineChars="200" w:firstLine="36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6F6281">
              <w:rPr>
                <w:rFonts w:ascii="Calibri" w:eastAsia="Times New Roman" w:hAnsi="Calibri"/>
                <w:color w:val="000000"/>
                <w:spacing w:val="0"/>
                <w:sz w:val="18"/>
                <w:szCs w:val="18"/>
                <w:lang w:eastAsia="en-AU"/>
              </w:rPr>
              <w:t>firmware</w:t>
            </w:r>
            <w:r>
              <w:rPr>
                <w:rFonts w:ascii="Calibri" w:eastAsia="Times New Roman" w:hAnsi="Calibri"/>
                <w:color w:val="000000"/>
                <w:spacing w:val="0"/>
                <w:sz w:val="18"/>
                <w:szCs w:val="18"/>
                <w:lang w:eastAsia="en-AU"/>
              </w:rPr>
              <w:t>filePath</w:t>
            </w:r>
            <w:proofErr w:type="spellEnd"/>
          </w:p>
        </w:tc>
        <w:tc>
          <w:tcPr>
            <w:tcW w:w="1624" w:type="dxa"/>
            <w:gridSpan w:val="2"/>
            <w:noWrap/>
          </w:tcPr>
          <w:p w14:paraId="71F77A1D" w14:textId="0CE93E61"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Required</w:t>
            </w:r>
          </w:p>
        </w:tc>
        <w:tc>
          <w:tcPr>
            <w:tcW w:w="816" w:type="dxa"/>
            <w:noWrap/>
          </w:tcPr>
          <w:p w14:paraId="3E149588" w14:textId="529B9E73"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String</w:t>
            </w:r>
          </w:p>
        </w:tc>
        <w:tc>
          <w:tcPr>
            <w:tcW w:w="1448" w:type="dxa"/>
            <w:gridSpan w:val="2"/>
            <w:noWrap/>
          </w:tcPr>
          <w:p w14:paraId="36B96AEF" w14:textId="77777777"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02481537" w14:textId="77777777" w:rsidR="00F444F3" w:rsidRPr="006F6281" w:rsidRDefault="00F444F3" w:rsidP="00B87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r>
      <w:tr w:rsidR="007C515C" w:rsidRPr="006F6281" w14:paraId="6E1B5391"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5EA2FB42" w14:textId="6B0AB4DA" w:rsidR="00F444F3" w:rsidRPr="00F444F3" w:rsidRDefault="00F444F3" w:rsidP="00B87879">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3</w:t>
            </w:r>
          </w:p>
        </w:tc>
        <w:tc>
          <w:tcPr>
            <w:tcW w:w="1778" w:type="dxa"/>
            <w:gridSpan w:val="4"/>
            <w:noWrap/>
          </w:tcPr>
          <w:p w14:paraId="2D8DEF71" w14:textId="45134779" w:rsidR="00F444F3" w:rsidRPr="00823807" w:rsidRDefault="00437339"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w:t>
            </w:r>
          </w:p>
        </w:tc>
        <w:tc>
          <w:tcPr>
            <w:tcW w:w="3779" w:type="dxa"/>
            <w:gridSpan w:val="3"/>
            <w:noWrap/>
          </w:tcPr>
          <w:p w14:paraId="6E182E3D" w14:textId="0D6BBD47" w:rsidR="00F444F3" w:rsidRPr="006F6281" w:rsidRDefault="00F444F3" w:rsidP="00B87879">
            <w:pPr>
              <w:spacing w:after="0" w:line="240" w:lineRule="auto"/>
              <w:ind w:firstLineChars="200" w:firstLine="36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Checksum</w:t>
            </w:r>
          </w:p>
        </w:tc>
        <w:tc>
          <w:tcPr>
            <w:tcW w:w="1624" w:type="dxa"/>
            <w:gridSpan w:val="2"/>
            <w:noWrap/>
          </w:tcPr>
          <w:p w14:paraId="30B2D438" w14:textId="7BAF03DB"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Required</w:t>
            </w:r>
          </w:p>
        </w:tc>
        <w:tc>
          <w:tcPr>
            <w:tcW w:w="816" w:type="dxa"/>
            <w:noWrap/>
          </w:tcPr>
          <w:p w14:paraId="57843E23" w14:textId="7948F6E6"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String</w:t>
            </w:r>
          </w:p>
        </w:tc>
        <w:tc>
          <w:tcPr>
            <w:tcW w:w="1448" w:type="dxa"/>
            <w:gridSpan w:val="2"/>
            <w:noWrap/>
          </w:tcPr>
          <w:p w14:paraId="07509DBC"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3ABFE0AE" w14:textId="77777777" w:rsidR="00F444F3" w:rsidRPr="006F6281" w:rsidRDefault="00F444F3" w:rsidP="00B87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r>
      <w:tr w:rsidR="007C515C" w:rsidRPr="006F6281" w14:paraId="0CA0C621" w14:textId="77777777" w:rsidTr="00BC4E7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3DDA8C71" w14:textId="725C145E" w:rsidR="00437339" w:rsidRPr="007C515C" w:rsidRDefault="00437339" w:rsidP="00F54D07">
            <w:pPr>
              <w:spacing w:after="0" w:line="240" w:lineRule="auto"/>
              <w:jc w:val="both"/>
              <w:rPr>
                <w:rFonts w:ascii="Calibri" w:eastAsia="Times New Roman" w:hAnsi="Calibri"/>
                <w:color w:val="000000"/>
                <w:spacing w:val="0"/>
                <w:sz w:val="18"/>
                <w:szCs w:val="18"/>
                <w:highlight w:val="yellow"/>
                <w:lang w:eastAsia="en-AU"/>
              </w:rPr>
            </w:pPr>
            <w:r w:rsidRPr="007C515C">
              <w:rPr>
                <w:rFonts w:ascii="Calibri" w:eastAsia="Times New Roman" w:hAnsi="Calibri"/>
                <w:color w:val="000000"/>
                <w:spacing w:val="0"/>
                <w:sz w:val="18"/>
                <w:szCs w:val="18"/>
                <w:highlight w:val="yellow"/>
                <w:lang w:eastAsia="en-AU"/>
              </w:rPr>
              <w:t>4</w:t>
            </w:r>
          </w:p>
        </w:tc>
        <w:tc>
          <w:tcPr>
            <w:tcW w:w="1778" w:type="dxa"/>
            <w:gridSpan w:val="4"/>
            <w:noWrap/>
          </w:tcPr>
          <w:p w14:paraId="044A9190" w14:textId="77777777" w:rsidR="00437339" w:rsidRPr="007C515C" w:rsidRDefault="00437339"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bCs/>
                <w:color w:val="000000"/>
                <w:spacing w:val="0"/>
                <w:sz w:val="18"/>
                <w:szCs w:val="18"/>
                <w:highlight w:val="yellow"/>
                <w:lang w:eastAsia="en-AU"/>
              </w:rPr>
            </w:pPr>
          </w:p>
        </w:tc>
        <w:tc>
          <w:tcPr>
            <w:tcW w:w="3779" w:type="dxa"/>
            <w:gridSpan w:val="3"/>
            <w:noWrap/>
          </w:tcPr>
          <w:p w14:paraId="3BBEF1DE" w14:textId="31E0C9AA" w:rsidR="00437339" w:rsidRPr="007C515C" w:rsidRDefault="00875C9A"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iCs/>
                <w:spacing w:val="0"/>
                <w:sz w:val="18"/>
                <w:szCs w:val="18"/>
                <w:highlight w:val="yellow"/>
                <w:lang w:eastAsia="en-AU"/>
              </w:rPr>
            </w:pPr>
            <w:proofErr w:type="spellStart"/>
            <w:r>
              <w:rPr>
                <w:rFonts w:ascii="Calibri" w:eastAsia="Times New Roman" w:hAnsi="Calibri"/>
                <w:iCs/>
                <w:spacing w:val="0"/>
                <w:sz w:val="18"/>
                <w:szCs w:val="18"/>
                <w:highlight w:val="yellow"/>
                <w:lang w:eastAsia="en-AU"/>
              </w:rPr>
              <w:t>DeviceControl</w:t>
            </w:r>
            <w:r w:rsidR="00437339" w:rsidRPr="00BC4E7A">
              <w:rPr>
                <w:rFonts w:ascii="Calibri" w:eastAsia="Times New Roman" w:hAnsi="Calibri"/>
                <w:iCs/>
                <w:spacing w:val="0"/>
                <w:sz w:val="18"/>
                <w:szCs w:val="18"/>
                <w:highlight w:val="yellow"/>
                <w:lang w:eastAsia="en-AU"/>
              </w:rPr>
              <w:t>Parameters</w:t>
            </w:r>
            <w:proofErr w:type="spellEnd"/>
          </w:p>
        </w:tc>
        <w:tc>
          <w:tcPr>
            <w:tcW w:w="1624" w:type="dxa"/>
            <w:gridSpan w:val="2"/>
            <w:noWrap/>
          </w:tcPr>
          <w:p w14:paraId="2751A01A" w14:textId="2A8CDD23" w:rsidR="00437339" w:rsidRPr="007C515C" w:rsidRDefault="00437339"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highlight w:val="yellow"/>
                <w:lang w:eastAsia="en-AU"/>
              </w:rPr>
            </w:pPr>
            <w:r w:rsidRPr="007C515C">
              <w:rPr>
                <w:rFonts w:ascii="Calibri" w:eastAsia="Times New Roman" w:hAnsi="Calibri"/>
                <w:color w:val="000000"/>
                <w:spacing w:val="0"/>
                <w:sz w:val="18"/>
                <w:szCs w:val="18"/>
                <w:highlight w:val="yellow"/>
                <w:lang w:eastAsia="en-AU"/>
              </w:rPr>
              <w:t>Optional</w:t>
            </w:r>
          </w:p>
        </w:tc>
        <w:tc>
          <w:tcPr>
            <w:tcW w:w="816" w:type="dxa"/>
            <w:noWrap/>
          </w:tcPr>
          <w:p w14:paraId="0177BFBE" w14:textId="1AB5CFEF" w:rsidR="00437339" w:rsidRPr="007C515C" w:rsidRDefault="00437339"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highlight w:val="yellow"/>
                <w:lang w:eastAsia="en-AU"/>
              </w:rPr>
            </w:pPr>
          </w:p>
        </w:tc>
        <w:tc>
          <w:tcPr>
            <w:tcW w:w="1448" w:type="dxa"/>
            <w:gridSpan w:val="2"/>
            <w:noWrap/>
          </w:tcPr>
          <w:p w14:paraId="6A039BA3" w14:textId="77777777" w:rsidR="00437339" w:rsidRPr="007C515C" w:rsidRDefault="00437339"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highlight w:val="yellow"/>
                <w:lang w:eastAsia="en-AU"/>
              </w:rPr>
            </w:pPr>
          </w:p>
        </w:tc>
        <w:tc>
          <w:tcPr>
            <w:tcW w:w="3580" w:type="dxa"/>
          </w:tcPr>
          <w:p w14:paraId="27769E39" w14:textId="77777777" w:rsidR="00437339" w:rsidRPr="007C515C" w:rsidRDefault="00437339"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highlight w:val="yellow"/>
                <w:lang w:eastAsia="en-AU"/>
              </w:rPr>
            </w:pPr>
          </w:p>
        </w:tc>
      </w:tr>
      <w:tr w:rsidR="007C515C" w:rsidRPr="006F6281" w14:paraId="40CDA6CE"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13B3B856" w14:textId="12A5A9C0" w:rsidR="00F444F3" w:rsidRPr="00F444F3" w:rsidRDefault="00F444F3" w:rsidP="00F54D07">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4</w:t>
            </w:r>
          </w:p>
        </w:tc>
        <w:tc>
          <w:tcPr>
            <w:tcW w:w="1778" w:type="dxa"/>
            <w:gridSpan w:val="4"/>
            <w:noWrap/>
          </w:tcPr>
          <w:p w14:paraId="70B36892" w14:textId="35A69474" w:rsidR="00F444F3" w:rsidRPr="00823807" w:rsidRDefault="00437339" w:rsidP="00F54D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Cs/>
                <w:color w:val="000000"/>
                <w:spacing w:val="0"/>
                <w:sz w:val="18"/>
                <w:szCs w:val="18"/>
                <w:lang w:eastAsia="en-AU"/>
              </w:rPr>
            </w:pPr>
            <w:r>
              <w:rPr>
                <w:rFonts w:ascii="Calibri" w:eastAsia="Times New Roman" w:hAnsi="Calibri"/>
                <w:bCs/>
                <w:color w:val="000000"/>
                <w:spacing w:val="0"/>
                <w:sz w:val="18"/>
                <w:szCs w:val="18"/>
                <w:lang w:eastAsia="en-AU"/>
              </w:rPr>
              <w:t>a</w:t>
            </w:r>
          </w:p>
        </w:tc>
        <w:tc>
          <w:tcPr>
            <w:tcW w:w="3779" w:type="dxa"/>
            <w:gridSpan w:val="3"/>
            <w:noWrap/>
          </w:tcPr>
          <w:p w14:paraId="2C2E684F" w14:textId="3849CF5C" w:rsidR="00F444F3" w:rsidRDefault="00F444F3"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93331F">
              <w:rPr>
                <w:rFonts w:ascii="Calibri" w:eastAsia="Times New Roman" w:hAnsi="Calibri"/>
                <w:iCs/>
                <w:spacing w:val="0"/>
                <w:sz w:val="18"/>
                <w:szCs w:val="18"/>
                <w:lang w:eastAsia="en-AU"/>
              </w:rPr>
              <w:t>CacheRecordCount</w:t>
            </w:r>
            <w:proofErr w:type="spellEnd"/>
          </w:p>
        </w:tc>
        <w:tc>
          <w:tcPr>
            <w:tcW w:w="1624" w:type="dxa"/>
            <w:gridSpan w:val="2"/>
            <w:noWrap/>
          </w:tcPr>
          <w:p w14:paraId="0B647492" w14:textId="28F913FF" w:rsidR="00F444F3" w:rsidRPr="006F6281" w:rsidRDefault="00F444F3" w:rsidP="00F54D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Optional</w:t>
            </w:r>
          </w:p>
        </w:tc>
        <w:tc>
          <w:tcPr>
            <w:tcW w:w="816" w:type="dxa"/>
            <w:noWrap/>
          </w:tcPr>
          <w:p w14:paraId="27D8BEA9" w14:textId="55DC2C00" w:rsidR="00F444F3" w:rsidRPr="006F6281" w:rsidRDefault="00F444F3" w:rsidP="00F54D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integer</w:t>
            </w:r>
          </w:p>
        </w:tc>
        <w:tc>
          <w:tcPr>
            <w:tcW w:w="1448" w:type="dxa"/>
            <w:gridSpan w:val="2"/>
            <w:noWrap/>
          </w:tcPr>
          <w:p w14:paraId="41172705" w14:textId="77777777" w:rsidR="00F444F3" w:rsidRPr="006F6281" w:rsidRDefault="00F444F3" w:rsidP="00F54D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3040CB8D" w14:textId="61DDE2B5" w:rsidR="00F444F3" w:rsidRPr="006F6281" w:rsidRDefault="00F444F3" w:rsidP="00F54D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37B">
              <w:rPr>
                <w:rFonts w:ascii="Calibri" w:eastAsia="Times New Roman" w:hAnsi="Calibri"/>
                <w:color w:val="000000"/>
                <w:spacing w:val="0"/>
                <w:sz w:val="18"/>
                <w:szCs w:val="18"/>
                <w:lang w:eastAsia="en-AU"/>
              </w:rPr>
              <w:t>no. of records to cache on the device in case there is no LTE connection available for upload at the time.</w:t>
            </w:r>
          </w:p>
        </w:tc>
      </w:tr>
      <w:tr w:rsidR="007C515C" w:rsidRPr="006F6281" w14:paraId="61EA7B50"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6E72342E" w14:textId="7680DDFF" w:rsidR="00F444F3" w:rsidRPr="00F444F3" w:rsidRDefault="00F444F3" w:rsidP="00F54D07">
            <w:pPr>
              <w:spacing w:after="0" w:line="240" w:lineRule="auto"/>
              <w:jc w:val="both"/>
              <w:rPr>
                <w:rFonts w:ascii="Calibri" w:eastAsia="Times New Roman" w:hAnsi="Calibri"/>
                <w:b w:val="0"/>
                <w:bCs w:val="0"/>
                <w:color w:val="000000"/>
                <w:spacing w:val="0"/>
                <w:sz w:val="18"/>
                <w:szCs w:val="18"/>
                <w:lang w:eastAsia="en-AU"/>
              </w:rPr>
            </w:pPr>
            <w:r w:rsidRPr="00F444F3">
              <w:rPr>
                <w:rFonts w:ascii="Calibri" w:eastAsia="Times New Roman" w:hAnsi="Calibri"/>
                <w:color w:val="000000"/>
                <w:spacing w:val="0"/>
                <w:sz w:val="18"/>
                <w:szCs w:val="18"/>
                <w:lang w:eastAsia="en-AU"/>
              </w:rPr>
              <w:t>4</w:t>
            </w:r>
          </w:p>
        </w:tc>
        <w:tc>
          <w:tcPr>
            <w:tcW w:w="1778" w:type="dxa"/>
            <w:gridSpan w:val="4"/>
            <w:noWrap/>
          </w:tcPr>
          <w:p w14:paraId="2E48BCED" w14:textId="0FA9CAC5" w:rsidR="00F444F3" w:rsidRPr="00823807" w:rsidRDefault="00437339"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w:t>
            </w:r>
          </w:p>
        </w:tc>
        <w:tc>
          <w:tcPr>
            <w:tcW w:w="3779" w:type="dxa"/>
            <w:gridSpan w:val="3"/>
            <w:noWrap/>
          </w:tcPr>
          <w:p w14:paraId="139C30FA" w14:textId="07C28544" w:rsidR="00F444F3" w:rsidRPr="006F6281" w:rsidRDefault="00F444F3"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93331F">
              <w:rPr>
                <w:rFonts w:ascii="Calibri" w:eastAsia="Times New Roman" w:hAnsi="Calibri"/>
                <w:iCs/>
                <w:spacing w:val="0"/>
                <w:sz w:val="18"/>
                <w:szCs w:val="18"/>
                <w:lang w:eastAsia="en-AU"/>
              </w:rPr>
              <w:t>RadioPriority</w:t>
            </w:r>
            <w:proofErr w:type="spellEnd"/>
          </w:p>
        </w:tc>
        <w:tc>
          <w:tcPr>
            <w:tcW w:w="1624" w:type="dxa"/>
            <w:gridSpan w:val="2"/>
            <w:noWrap/>
          </w:tcPr>
          <w:p w14:paraId="6A0FB3D8" w14:textId="284D4AFD" w:rsidR="00F444F3" w:rsidRPr="006F6281" w:rsidRDefault="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77735B2E" w14:textId="398C6899" w:rsidR="00F444F3" w:rsidRPr="006F6281" w:rsidRDefault="00F444F3"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Number</w:t>
            </w:r>
          </w:p>
        </w:tc>
        <w:tc>
          <w:tcPr>
            <w:tcW w:w="1448" w:type="dxa"/>
            <w:gridSpan w:val="2"/>
            <w:noWrap/>
          </w:tcPr>
          <w:p w14:paraId="1F7DDB44" w14:textId="77777777" w:rsidR="00F444F3" w:rsidRPr="006F6281" w:rsidRDefault="00F444F3"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3A517461" w14:textId="38429BC9" w:rsidR="00F444F3" w:rsidRPr="006F6281" w:rsidRDefault="00F444F3" w:rsidP="00F54D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6F637B">
              <w:rPr>
                <w:rFonts w:ascii="Calibri" w:eastAsia="Times New Roman" w:hAnsi="Calibri"/>
                <w:color w:val="000000"/>
                <w:spacing w:val="0"/>
                <w:sz w:val="18"/>
                <w:szCs w:val="18"/>
                <w:lang w:eastAsia="en-AU"/>
              </w:rPr>
              <w:t>WiFi</w:t>
            </w:r>
            <w:proofErr w:type="spellEnd"/>
            <w:r w:rsidRPr="006F637B">
              <w:rPr>
                <w:rFonts w:ascii="Calibri" w:eastAsia="Times New Roman" w:hAnsi="Calibri"/>
                <w:color w:val="000000"/>
                <w:spacing w:val="0"/>
                <w:sz w:val="18"/>
                <w:szCs w:val="18"/>
                <w:lang w:eastAsia="en-AU"/>
              </w:rPr>
              <w:t xml:space="preserve">/LTE </w:t>
            </w:r>
          </w:p>
        </w:tc>
      </w:tr>
      <w:tr w:rsidR="007C515C" w:rsidRPr="006F6281" w14:paraId="1F4147C5"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04B3F565" w14:textId="026DD0AE" w:rsidR="00F444F3" w:rsidRPr="00F444F3" w:rsidRDefault="00F444F3" w:rsidP="00F444F3">
            <w:pPr>
              <w:spacing w:after="0" w:line="240" w:lineRule="auto"/>
              <w:jc w:val="both"/>
              <w:rPr>
                <w:rFonts w:ascii="Calibri" w:eastAsia="Times New Roman" w:hAnsi="Calibri"/>
                <w:b w:val="0"/>
                <w:bCs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06D9E64E" w14:textId="7FD4AAEC" w:rsidR="00F444F3" w:rsidRPr="00823807" w:rsidRDefault="00437339"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c</w:t>
            </w:r>
          </w:p>
        </w:tc>
        <w:tc>
          <w:tcPr>
            <w:tcW w:w="3779" w:type="dxa"/>
            <w:gridSpan w:val="3"/>
            <w:noWrap/>
          </w:tcPr>
          <w:p w14:paraId="1B8C164A" w14:textId="35ADD933" w:rsidR="00F444F3" w:rsidRPr="006F6281" w:rsidRDefault="00F444F3"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93331F">
              <w:rPr>
                <w:rFonts w:ascii="Calibri" w:eastAsia="Times New Roman" w:hAnsi="Calibri"/>
                <w:iCs/>
                <w:spacing w:val="0"/>
                <w:sz w:val="18"/>
                <w:szCs w:val="18"/>
                <w:lang w:eastAsia="en-AU"/>
              </w:rPr>
              <w:t>TelemetryUploadFrequency</w:t>
            </w:r>
            <w:proofErr w:type="spellEnd"/>
          </w:p>
        </w:tc>
        <w:tc>
          <w:tcPr>
            <w:tcW w:w="1624" w:type="dxa"/>
            <w:gridSpan w:val="2"/>
            <w:noWrap/>
          </w:tcPr>
          <w:p w14:paraId="683FD0AC" w14:textId="61C8CDDF"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733554BC" w14:textId="50A80503"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integer</w:t>
            </w:r>
          </w:p>
        </w:tc>
        <w:tc>
          <w:tcPr>
            <w:tcW w:w="1448" w:type="dxa"/>
            <w:gridSpan w:val="2"/>
            <w:noWrap/>
          </w:tcPr>
          <w:p w14:paraId="6000B2F8" w14:textId="77777777"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15DECBE8" w14:textId="6F8ED9A6"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BD3FD0">
              <w:rPr>
                <w:rFonts w:ascii="Calibri" w:eastAsia="Times New Roman" w:hAnsi="Calibri"/>
                <w:color w:val="000000"/>
                <w:spacing w:val="0"/>
                <w:sz w:val="18"/>
                <w:szCs w:val="18"/>
                <w:lang w:eastAsia="en-AU"/>
              </w:rPr>
              <w:t>seconds. frequency at which attempt to upload telemetry data to be performed.</w:t>
            </w:r>
          </w:p>
        </w:tc>
      </w:tr>
      <w:tr w:rsidR="007C515C" w:rsidRPr="006F6281" w14:paraId="4A8A660A"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3654F621" w14:textId="5E62BFE8" w:rsidR="00F444F3" w:rsidRPr="00F444F3" w:rsidRDefault="00F444F3" w:rsidP="00F444F3">
            <w:pPr>
              <w:spacing w:after="0" w:line="240" w:lineRule="auto"/>
              <w:jc w:val="both"/>
              <w:rPr>
                <w:rFonts w:ascii="Calibri" w:eastAsia="Times New Roman" w:hAnsi="Calibri"/>
                <w:b w:val="0"/>
                <w:bCs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74732B9F" w14:textId="1CAE2B41" w:rsidR="00F444F3" w:rsidRPr="00823807" w:rsidRDefault="00437339"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d</w:t>
            </w:r>
          </w:p>
        </w:tc>
        <w:tc>
          <w:tcPr>
            <w:tcW w:w="3779" w:type="dxa"/>
            <w:gridSpan w:val="3"/>
            <w:noWrap/>
          </w:tcPr>
          <w:p w14:paraId="084ED0F5" w14:textId="47923892" w:rsidR="00F444F3" w:rsidRDefault="00F444F3"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roofErr w:type="spellStart"/>
            <w:r w:rsidRPr="0093331F">
              <w:rPr>
                <w:rFonts w:ascii="Calibri" w:eastAsia="Times New Roman" w:hAnsi="Calibri"/>
                <w:sz w:val="18"/>
                <w:szCs w:val="18"/>
                <w:lang w:val="en-US"/>
              </w:rPr>
              <w:t>OnboardingWaitTimeout</w:t>
            </w:r>
            <w:proofErr w:type="spellEnd"/>
          </w:p>
        </w:tc>
        <w:tc>
          <w:tcPr>
            <w:tcW w:w="1624" w:type="dxa"/>
            <w:gridSpan w:val="2"/>
            <w:noWrap/>
          </w:tcPr>
          <w:p w14:paraId="52B2F083" w14:textId="10C72F27" w:rsidR="00F444F3"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35C1C38F" w14:textId="60673A06" w:rsidR="00F444F3"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6F6281">
              <w:rPr>
                <w:rFonts w:ascii="Calibri" w:eastAsia="Times New Roman" w:hAnsi="Calibri"/>
                <w:color w:val="000000"/>
                <w:spacing w:val="0"/>
                <w:sz w:val="18"/>
                <w:szCs w:val="18"/>
                <w:lang w:eastAsia="en-AU"/>
              </w:rPr>
              <w:t>integer</w:t>
            </w:r>
          </w:p>
        </w:tc>
        <w:tc>
          <w:tcPr>
            <w:tcW w:w="1448" w:type="dxa"/>
            <w:gridSpan w:val="2"/>
            <w:noWrap/>
          </w:tcPr>
          <w:p w14:paraId="657802FD" w14:textId="77777777" w:rsidR="00F444F3" w:rsidRPr="006F6281"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48178D09" w14:textId="44689F2B" w:rsidR="00F444F3" w:rsidRPr="006F6281"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BD3FD0">
              <w:rPr>
                <w:rFonts w:ascii="Calibri" w:eastAsia="Times New Roman" w:hAnsi="Calibri"/>
                <w:color w:val="000000"/>
                <w:spacing w:val="0"/>
                <w:sz w:val="18"/>
                <w:szCs w:val="18"/>
                <w:lang w:eastAsia="en-AU"/>
              </w:rPr>
              <w:t xml:space="preserve">seconds. No. of seconds to wait since second button press before going back to wait state. </w:t>
            </w:r>
          </w:p>
        </w:tc>
      </w:tr>
      <w:tr w:rsidR="007C515C" w:rsidRPr="006F6281" w14:paraId="774F2249"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6BBBEAAB" w14:textId="3C1AD34B" w:rsidR="00F444F3" w:rsidRPr="00F444F3" w:rsidRDefault="00F444F3" w:rsidP="00F444F3">
            <w:pPr>
              <w:spacing w:after="0" w:line="240" w:lineRule="auto"/>
              <w:jc w:val="both"/>
              <w:rPr>
                <w:rFonts w:ascii="Calibri" w:eastAsia="Times New Roman" w:hAnsi="Calibri"/>
                <w:b w:val="0"/>
                <w:bCs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232692F7" w14:textId="60BE187B" w:rsidR="00F444F3" w:rsidRPr="00823807" w:rsidRDefault="00437339"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e</w:t>
            </w:r>
          </w:p>
        </w:tc>
        <w:tc>
          <w:tcPr>
            <w:tcW w:w="3779" w:type="dxa"/>
            <w:gridSpan w:val="3"/>
            <w:noWrap/>
          </w:tcPr>
          <w:p w14:paraId="61913B32" w14:textId="702E3963"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18"/>
                <w:szCs w:val="18"/>
                <w:lang w:val="en-US"/>
              </w:rPr>
            </w:pPr>
            <w:proofErr w:type="spellStart"/>
            <w:r w:rsidRPr="0093331F">
              <w:rPr>
                <w:rFonts w:ascii="Calibri" w:eastAsia="Times New Roman" w:hAnsi="Calibri"/>
                <w:sz w:val="18"/>
                <w:szCs w:val="18"/>
                <w:lang w:val="en-US"/>
              </w:rPr>
              <w:t>TelemetryUploadFrequencyAfterMotionDetection</w:t>
            </w:r>
            <w:proofErr w:type="spellEnd"/>
          </w:p>
        </w:tc>
        <w:tc>
          <w:tcPr>
            <w:tcW w:w="1624" w:type="dxa"/>
            <w:gridSpan w:val="2"/>
            <w:noWrap/>
          </w:tcPr>
          <w:p w14:paraId="1B98D970" w14:textId="385C8CAB"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51DA6338" w14:textId="3AA1C95B"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integer</w:t>
            </w:r>
          </w:p>
        </w:tc>
        <w:tc>
          <w:tcPr>
            <w:tcW w:w="1448" w:type="dxa"/>
            <w:gridSpan w:val="2"/>
            <w:noWrap/>
          </w:tcPr>
          <w:p w14:paraId="421D4AC3" w14:textId="77777777"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78C9F87F" w14:textId="518D3FC8"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BD3FD0">
              <w:rPr>
                <w:rFonts w:ascii="Calibri" w:eastAsia="Times New Roman" w:hAnsi="Calibri"/>
                <w:color w:val="000000"/>
                <w:spacing w:val="0"/>
                <w:sz w:val="18"/>
                <w:szCs w:val="18"/>
                <w:lang w:eastAsia="en-AU"/>
              </w:rPr>
              <w:t xml:space="preserve">seconds. frequency at which attempt to upload telemetry data to be performed when motion detection triggered. </w:t>
            </w:r>
          </w:p>
        </w:tc>
      </w:tr>
      <w:tr w:rsidR="007C515C" w:rsidRPr="006F6281" w14:paraId="4B268A88"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066E2CF7" w14:textId="32D4B652" w:rsidR="00F444F3" w:rsidRPr="00F444F3" w:rsidRDefault="00F444F3" w:rsidP="00F444F3">
            <w:pPr>
              <w:spacing w:after="0" w:line="240" w:lineRule="auto"/>
              <w:jc w:val="both"/>
              <w:rPr>
                <w:rFonts w:ascii="Calibri" w:eastAsia="Times New Roman" w:hAnsi="Calibri"/>
                <w:b w:val="0"/>
                <w:bCs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lastRenderedPageBreak/>
              <w:t>4</w:t>
            </w:r>
          </w:p>
        </w:tc>
        <w:tc>
          <w:tcPr>
            <w:tcW w:w="1778" w:type="dxa"/>
            <w:gridSpan w:val="4"/>
            <w:noWrap/>
          </w:tcPr>
          <w:p w14:paraId="4BBFA771" w14:textId="77BE058A" w:rsidR="00F444F3" w:rsidRPr="00823807" w:rsidRDefault="00437339"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f</w:t>
            </w:r>
          </w:p>
        </w:tc>
        <w:tc>
          <w:tcPr>
            <w:tcW w:w="3779" w:type="dxa"/>
            <w:gridSpan w:val="3"/>
            <w:noWrap/>
          </w:tcPr>
          <w:p w14:paraId="730271A6" w14:textId="6A9D5D62" w:rsidR="00F444F3" w:rsidRPr="0093331F"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proofErr w:type="spellStart"/>
            <w:r w:rsidRPr="0093331F">
              <w:rPr>
                <w:rFonts w:ascii="Calibri" w:eastAsia="Times New Roman" w:hAnsi="Calibri"/>
                <w:sz w:val="18"/>
                <w:szCs w:val="18"/>
                <w:lang w:val="en-US"/>
              </w:rPr>
              <w:t>TelemetryUploadFrequencyOnIdle</w:t>
            </w:r>
            <w:proofErr w:type="spellEnd"/>
          </w:p>
        </w:tc>
        <w:tc>
          <w:tcPr>
            <w:tcW w:w="1624" w:type="dxa"/>
            <w:gridSpan w:val="2"/>
            <w:noWrap/>
          </w:tcPr>
          <w:p w14:paraId="3FCEF3CD" w14:textId="32147150" w:rsidR="00F444F3"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016BDB1D" w14:textId="06E6AB2D" w:rsidR="00F444F3"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integer</w:t>
            </w:r>
          </w:p>
        </w:tc>
        <w:tc>
          <w:tcPr>
            <w:tcW w:w="1448" w:type="dxa"/>
            <w:gridSpan w:val="2"/>
            <w:noWrap/>
          </w:tcPr>
          <w:p w14:paraId="21C1A0A2" w14:textId="77777777" w:rsidR="00F444F3" w:rsidRPr="006F6281"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1C3C2A11" w14:textId="554BD570" w:rsidR="00F444F3" w:rsidRPr="006F6281"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BD3FD0">
              <w:rPr>
                <w:rFonts w:ascii="Calibri" w:eastAsia="Times New Roman" w:hAnsi="Calibri"/>
                <w:color w:val="000000"/>
                <w:spacing w:val="0"/>
                <w:sz w:val="18"/>
                <w:szCs w:val="18"/>
                <w:lang w:eastAsia="en-AU"/>
              </w:rPr>
              <w:t xml:space="preserve">seconds. frequency at which attempt to upload telemetry data to be performed when not in motion. </w:t>
            </w:r>
          </w:p>
        </w:tc>
      </w:tr>
      <w:tr w:rsidR="007C515C" w:rsidRPr="006F6281" w14:paraId="4454DFBA"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0F2CF757" w14:textId="59481F8C" w:rsidR="00F444F3" w:rsidRPr="00F444F3" w:rsidRDefault="00F444F3" w:rsidP="00F444F3">
            <w:pPr>
              <w:spacing w:after="0" w:line="240" w:lineRule="auto"/>
              <w:jc w:val="both"/>
              <w:rPr>
                <w:rFonts w:ascii="Calibri" w:eastAsia="Times New Roman" w:hAnsi="Calibri"/>
                <w:b w:val="0"/>
                <w:bCs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4B1980D9" w14:textId="4FE77DB0" w:rsidR="00F444F3" w:rsidRPr="00823807" w:rsidRDefault="00437339"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g</w:t>
            </w:r>
          </w:p>
        </w:tc>
        <w:tc>
          <w:tcPr>
            <w:tcW w:w="3779" w:type="dxa"/>
            <w:gridSpan w:val="3"/>
            <w:noWrap/>
          </w:tcPr>
          <w:p w14:paraId="030DF7C2" w14:textId="7991AFFA" w:rsidR="00F444F3" w:rsidRPr="0093331F"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proofErr w:type="spellStart"/>
            <w:r w:rsidRPr="0093331F">
              <w:rPr>
                <w:rFonts w:ascii="Calibri" w:eastAsia="Times New Roman" w:hAnsi="Calibri"/>
                <w:sz w:val="18"/>
                <w:szCs w:val="18"/>
                <w:lang w:val="en-US"/>
              </w:rPr>
              <w:t>MotionSensitivity</w:t>
            </w:r>
            <w:proofErr w:type="spellEnd"/>
          </w:p>
        </w:tc>
        <w:tc>
          <w:tcPr>
            <w:tcW w:w="1624" w:type="dxa"/>
            <w:gridSpan w:val="2"/>
            <w:noWrap/>
          </w:tcPr>
          <w:p w14:paraId="49E691E3" w14:textId="6518F112"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2D778517" w14:textId="455AD498"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String</w:t>
            </w:r>
          </w:p>
        </w:tc>
        <w:tc>
          <w:tcPr>
            <w:tcW w:w="1448" w:type="dxa"/>
            <w:gridSpan w:val="2"/>
            <w:noWrap/>
          </w:tcPr>
          <w:p w14:paraId="5D3982BE" w14:textId="6EA76107"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e.g. short range, long range </w:t>
            </w:r>
          </w:p>
        </w:tc>
        <w:tc>
          <w:tcPr>
            <w:tcW w:w="3580" w:type="dxa"/>
          </w:tcPr>
          <w:p w14:paraId="03DE96A8" w14:textId="77777777" w:rsidR="00F444F3"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 xml:space="preserve">Levels </w:t>
            </w:r>
          </w:p>
          <w:p w14:paraId="0259A67E" w14:textId="114D5E37"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BD3FD0">
              <w:rPr>
                <w:rFonts w:ascii="Calibri" w:eastAsia="Times New Roman" w:hAnsi="Calibri"/>
                <w:color w:val="000000"/>
                <w:spacing w:val="0"/>
                <w:sz w:val="18"/>
                <w:szCs w:val="18"/>
                <w:lang w:eastAsia="en-AU"/>
              </w:rPr>
              <w:t>g-force threshold. motion at which a movement is deemed to have occurred to trigger tracking.</w:t>
            </w:r>
          </w:p>
        </w:tc>
      </w:tr>
      <w:tr w:rsidR="007C515C" w:rsidRPr="006F6281" w14:paraId="2CA366C1"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0090639D" w14:textId="38A4BAFB" w:rsidR="00F444F3" w:rsidRPr="00823807" w:rsidRDefault="00F444F3" w:rsidP="00F444F3">
            <w:pPr>
              <w:spacing w:after="0" w:line="240" w:lineRule="auto"/>
              <w:jc w:val="both"/>
              <w:rPr>
                <w:rFonts w:ascii="Calibri" w:eastAsia="Times New Roman" w:hAnsi="Calibri"/>
                <w:b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3E4A2200" w14:textId="7ECD9AD5" w:rsidR="00F444F3" w:rsidRPr="00823807" w:rsidRDefault="00437339" w:rsidP="0082380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h</w:t>
            </w:r>
          </w:p>
        </w:tc>
        <w:tc>
          <w:tcPr>
            <w:tcW w:w="3779" w:type="dxa"/>
            <w:gridSpan w:val="3"/>
            <w:noWrap/>
          </w:tcPr>
          <w:p w14:paraId="59708FD3" w14:textId="2D1EEFDA" w:rsidR="00F444F3" w:rsidRDefault="009F62DD" w:rsidP="009F62D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proofErr w:type="spellStart"/>
            <w:r w:rsidRPr="009F62DD">
              <w:rPr>
                <w:rFonts w:ascii="Calibri" w:eastAsia="Times New Roman" w:hAnsi="Calibri"/>
                <w:sz w:val="18"/>
                <w:szCs w:val="18"/>
                <w:lang w:val="en-US"/>
              </w:rPr>
              <w:t>FactoryResetToDefaults</w:t>
            </w:r>
            <w:proofErr w:type="spellEnd"/>
          </w:p>
        </w:tc>
        <w:tc>
          <w:tcPr>
            <w:tcW w:w="1624" w:type="dxa"/>
            <w:gridSpan w:val="2"/>
            <w:noWrap/>
          </w:tcPr>
          <w:p w14:paraId="4E4A7D66" w14:textId="1E854300" w:rsidR="00F444F3" w:rsidRDefault="009F62DD"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1AB9938A" w14:textId="662637F1" w:rsidR="00F444F3" w:rsidRDefault="009F62DD"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Boolean</w:t>
            </w:r>
          </w:p>
        </w:tc>
        <w:tc>
          <w:tcPr>
            <w:tcW w:w="1448" w:type="dxa"/>
            <w:gridSpan w:val="2"/>
            <w:noWrap/>
          </w:tcPr>
          <w:p w14:paraId="5C5DD4AC" w14:textId="77777777" w:rsidR="00F444F3" w:rsidRPr="006F6281" w:rsidRDefault="00F444F3" w:rsidP="00F444F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16B4A586" w14:textId="1C174F12" w:rsidR="00F444F3" w:rsidRPr="00BD3FD0" w:rsidRDefault="009F62DD" w:rsidP="009F62D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pacing w:val="0"/>
                <w:sz w:val="18"/>
                <w:szCs w:val="18"/>
                <w:lang w:eastAsia="en-AU"/>
              </w:rPr>
            </w:pPr>
            <w:r w:rsidRPr="009F62DD">
              <w:rPr>
                <w:rFonts w:ascii="Calibri" w:eastAsia="Times New Roman" w:hAnsi="Calibri"/>
                <w:color w:val="000000"/>
                <w:spacing w:val="0"/>
                <w:sz w:val="18"/>
                <w:szCs w:val="18"/>
                <w:lang w:eastAsia="en-AU"/>
              </w:rPr>
              <w:t>Enable device to be factory reset to remove all customer data and configurations, reverting to original OOB profile</w:t>
            </w:r>
            <w:r>
              <w:rPr>
                <w:rFonts w:ascii="Calibri" w:eastAsia="Times New Roman" w:hAnsi="Calibri"/>
                <w:color w:val="000000"/>
                <w:spacing w:val="0"/>
                <w:sz w:val="18"/>
                <w:szCs w:val="18"/>
                <w:lang w:eastAsia="en-AU"/>
              </w:rPr>
              <w:t>/state</w:t>
            </w:r>
          </w:p>
        </w:tc>
      </w:tr>
      <w:tr w:rsidR="007C515C" w:rsidRPr="006F6281" w14:paraId="0B9B8556" w14:textId="77777777" w:rsidTr="00D253BA">
        <w:trPr>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46994CE2" w14:textId="57C62791" w:rsidR="00F444F3" w:rsidRPr="00823807" w:rsidRDefault="00F444F3" w:rsidP="00F444F3">
            <w:pPr>
              <w:spacing w:after="0" w:line="240" w:lineRule="auto"/>
              <w:jc w:val="both"/>
              <w:rPr>
                <w:rFonts w:ascii="Calibri" w:eastAsia="Times New Roman" w:hAnsi="Calibri"/>
                <w:b w:val="0"/>
                <w:color w:val="000000"/>
                <w:spacing w:val="0"/>
                <w:sz w:val="18"/>
                <w:szCs w:val="18"/>
                <w:lang w:eastAsia="en-AU"/>
              </w:rPr>
            </w:pPr>
            <w:r w:rsidRPr="00B812FF">
              <w:rPr>
                <w:rFonts w:ascii="Calibri" w:eastAsia="Times New Roman" w:hAnsi="Calibri"/>
                <w:b w:val="0"/>
                <w:bCs w:val="0"/>
                <w:color w:val="000000"/>
                <w:spacing w:val="0"/>
                <w:sz w:val="18"/>
                <w:szCs w:val="18"/>
                <w:lang w:eastAsia="en-AU"/>
              </w:rPr>
              <w:t>4</w:t>
            </w:r>
          </w:p>
        </w:tc>
        <w:tc>
          <w:tcPr>
            <w:tcW w:w="1778" w:type="dxa"/>
            <w:gridSpan w:val="4"/>
            <w:noWrap/>
          </w:tcPr>
          <w:p w14:paraId="02276195" w14:textId="30B9CBAD" w:rsidR="00F444F3" w:rsidRPr="00823807" w:rsidRDefault="00437339" w:rsidP="0082380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i</w:t>
            </w:r>
          </w:p>
        </w:tc>
        <w:tc>
          <w:tcPr>
            <w:tcW w:w="3779" w:type="dxa"/>
            <w:gridSpan w:val="3"/>
            <w:noWrap/>
          </w:tcPr>
          <w:p w14:paraId="4B8CAA33" w14:textId="04EA49B7" w:rsidR="00F444F3" w:rsidRDefault="009F62DD"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18"/>
                <w:szCs w:val="18"/>
                <w:lang w:val="en-US"/>
              </w:rPr>
            </w:pPr>
            <w:proofErr w:type="spellStart"/>
            <w:r w:rsidRPr="009F62DD">
              <w:rPr>
                <w:rFonts w:ascii="Calibri" w:eastAsia="Times New Roman" w:hAnsi="Calibri"/>
                <w:sz w:val="18"/>
                <w:szCs w:val="18"/>
                <w:lang w:val="en-US"/>
              </w:rPr>
              <w:t>ReturnToShippingMode</w:t>
            </w:r>
            <w:proofErr w:type="spellEnd"/>
          </w:p>
        </w:tc>
        <w:tc>
          <w:tcPr>
            <w:tcW w:w="1624" w:type="dxa"/>
            <w:gridSpan w:val="2"/>
            <w:noWrap/>
          </w:tcPr>
          <w:p w14:paraId="6E6A4336" w14:textId="7968291E" w:rsidR="00F444F3" w:rsidRDefault="009F62DD"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Optional</w:t>
            </w:r>
          </w:p>
        </w:tc>
        <w:tc>
          <w:tcPr>
            <w:tcW w:w="816" w:type="dxa"/>
            <w:noWrap/>
          </w:tcPr>
          <w:p w14:paraId="7DA162E7" w14:textId="4B116DEF" w:rsidR="00F444F3" w:rsidRDefault="009F62DD"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Pr>
                <w:rFonts w:ascii="Calibri" w:eastAsia="Times New Roman" w:hAnsi="Calibri"/>
                <w:color w:val="000000"/>
                <w:spacing w:val="0"/>
                <w:sz w:val="18"/>
                <w:szCs w:val="18"/>
                <w:lang w:eastAsia="en-AU"/>
              </w:rPr>
              <w:t>Boolean</w:t>
            </w:r>
          </w:p>
        </w:tc>
        <w:tc>
          <w:tcPr>
            <w:tcW w:w="1448" w:type="dxa"/>
            <w:gridSpan w:val="2"/>
            <w:noWrap/>
          </w:tcPr>
          <w:p w14:paraId="335C3486" w14:textId="77777777" w:rsidR="00F444F3" w:rsidRPr="006F6281" w:rsidRDefault="00F444F3"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p>
        </w:tc>
        <w:tc>
          <w:tcPr>
            <w:tcW w:w="3580" w:type="dxa"/>
          </w:tcPr>
          <w:p w14:paraId="7357D537" w14:textId="7378967B" w:rsidR="00F444F3" w:rsidRPr="00BD3FD0" w:rsidRDefault="009F62DD" w:rsidP="00F444F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pacing w:val="0"/>
                <w:sz w:val="18"/>
                <w:szCs w:val="18"/>
                <w:lang w:eastAsia="en-AU"/>
              </w:rPr>
            </w:pPr>
            <w:r w:rsidRPr="009F62DD">
              <w:rPr>
                <w:rFonts w:ascii="Calibri" w:eastAsia="Times New Roman" w:hAnsi="Calibri"/>
                <w:color w:val="000000"/>
                <w:spacing w:val="0"/>
                <w:sz w:val="18"/>
                <w:szCs w:val="18"/>
                <w:lang w:eastAsia="en-AU"/>
              </w:rPr>
              <w:t>Enable device to return to shipping mode, in which all the radios are disabled. (Aeroplane Mode)</w:t>
            </w:r>
          </w:p>
        </w:tc>
      </w:tr>
      <w:tr w:rsidR="007C515C" w14:paraId="2A683618" w14:textId="77777777" w:rsidTr="000A6E59">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07" w:type="dxa"/>
            <w:noWrap/>
          </w:tcPr>
          <w:p w14:paraId="7E84D712" w14:textId="62C76DB5" w:rsidR="1E7DBB6B" w:rsidRPr="00823807" w:rsidRDefault="00437339" w:rsidP="00823807">
            <w:pPr>
              <w:spacing w:line="240" w:lineRule="auto"/>
              <w:jc w:val="both"/>
              <w:rPr>
                <w:rFonts w:ascii="Calibri" w:eastAsia="Times New Roman" w:hAnsi="Calibri"/>
                <w:b w:val="0"/>
                <w:bCs w:val="0"/>
                <w:color w:val="000000"/>
                <w:sz w:val="18"/>
                <w:szCs w:val="18"/>
                <w:lang w:eastAsia="en-AU"/>
              </w:rPr>
            </w:pPr>
            <w:r>
              <w:rPr>
                <w:rFonts w:ascii="Calibri" w:eastAsia="Times New Roman" w:hAnsi="Calibri"/>
                <w:color w:val="000000"/>
                <w:sz w:val="18"/>
                <w:szCs w:val="18"/>
                <w:lang w:eastAsia="en-AU"/>
              </w:rPr>
              <w:t>5</w:t>
            </w:r>
          </w:p>
        </w:tc>
        <w:tc>
          <w:tcPr>
            <w:tcW w:w="1778" w:type="dxa"/>
            <w:gridSpan w:val="4"/>
            <w:noWrap/>
          </w:tcPr>
          <w:p w14:paraId="4B39FA7D" w14:textId="17C8ABFF" w:rsidR="1E7DBB6B" w:rsidRPr="00823807" w:rsidRDefault="1E7DBB6B"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8"/>
                <w:szCs w:val="18"/>
                <w:lang w:eastAsia="en-AU"/>
              </w:rPr>
            </w:pPr>
          </w:p>
        </w:tc>
        <w:tc>
          <w:tcPr>
            <w:tcW w:w="3779" w:type="dxa"/>
            <w:gridSpan w:val="3"/>
            <w:noWrap/>
          </w:tcPr>
          <w:p w14:paraId="01FB56AF" w14:textId="223792AD" w:rsidR="1E7DBB6B" w:rsidRPr="00823807" w:rsidRDefault="6437D032"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18"/>
                <w:szCs w:val="18"/>
                <w:lang w:val="en-US"/>
              </w:rPr>
            </w:pPr>
            <w:r w:rsidRPr="00823807">
              <w:rPr>
                <w:rFonts w:ascii="Calibri" w:eastAsia="Times New Roman" w:hAnsi="Calibri"/>
                <w:sz w:val="18"/>
                <w:szCs w:val="18"/>
                <w:lang w:val="en-US"/>
              </w:rPr>
              <w:t>Environment</w:t>
            </w:r>
          </w:p>
        </w:tc>
        <w:tc>
          <w:tcPr>
            <w:tcW w:w="1624" w:type="dxa"/>
            <w:gridSpan w:val="2"/>
            <w:noWrap/>
          </w:tcPr>
          <w:p w14:paraId="20C6E16D" w14:textId="5E250794" w:rsidR="1E7DBB6B" w:rsidRPr="00823807" w:rsidRDefault="6437D032"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8"/>
                <w:szCs w:val="18"/>
                <w:lang w:eastAsia="en-AU"/>
              </w:rPr>
            </w:pPr>
            <w:r w:rsidRPr="00823807">
              <w:rPr>
                <w:rFonts w:ascii="Calibri" w:eastAsia="Times New Roman" w:hAnsi="Calibri"/>
                <w:color w:val="000000"/>
                <w:sz w:val="18"/>
                <w:szCs w:val="18"/>
                <w:lang w:eastAsia="en-AU"/>
              </w:rPr>
              <w:t>Optional</w:t>
            </w:r>
          </w:p>
        </w:tc>
        <w:tc>
          <w:tcPr>
            <w:tcW w:w="816" w:type="dxa"/>
            <w:noWrap/>
          </w:tcPr>
          <w:p w14:paraId="188EBBCA" w14:textId="14FA0E5D" w:rsidR="1E7DBB6B" w:rsidRPr="00823807" w:rsidRDefault="6437D032"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8"/>
                <w:szCs w:val="18"/>
                <w:lang w:eastAsia="en-AU"/>
              </w:rPr>
            </w:pPr>
            <w:r w:rsidRPr="00823807">
              <w:rPr>
                <w:rFonts w:ascii="Calibri" w:eastAsia="Times New Roman" w:hAnsi="Calibri"/>
                <w:color w:val="000000"/>
                <w:sz w:val="18"/>
                <w:szCs w:val="18"/>
                <w:lang w:eastAsia="en-AU"/>
              </w:rPr>
              <w:t>String</w:t>
            </w:r>
          </w:p>
        </w:tc>
        <w:tc>
          <w:tcPr>
            <w:tcW w:w="1448" w:type="dxa"/>
            <w:gridSpan w:val="2"/>
            <w:noWrap/>
          </w:tcPr>
          <w:p w14:paraId="68C1F9A4" w14:textId="1A854AB9" w:rsidR="1E7DBB6B" w:rsidRPr="00823807" w:rsidRDefault="1E7DBB6B"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8"/>
                <w:szCs w:val="18"/>
                <w:lang w:eastAsia="en-AU"/>
              </w:rPr>
            </w:pPr>
          </w:p>
        </w:tc>
        <w:tc>
          <w:tcPr>
            <w:tcW w:w="3580" w:type="dxa"/>
          </w:tcPr>
          <w:p w14:paraId="28C82402" w14:textId="01F58BBA" w:rsidR="1E7DBB6B" w:rsidRPr="00823807" w:rsidRDefault="47DB0A24" w:rsidP="0082380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8"/>
                <w:szCs w:val="18"/>
                <w:lang w:eastAsia="en-AU"/>
              </w:rPr>
            </w:pPr>
            <w:r w:rsidRPr="00823807">
              <w:rPr>
                <w:rFonts w:ascii="Calibri" w:eastAsia="Calibri" w:hAnsi="Calibri" w:cs="Calibri"/>
                <w:sz w:val="18"/>
                <w:szCs w:val="18"/>
              </w:rPr>
              <w:t>The IoT hub endpoint that the device should connect</w:t>
            </w:r>
            <w:r w:rsidR="27FD8AD7" w:rsidRPr="00823807">
              <w:rPr>
                <w:rFonts w:ascii="Calibri" w:eastAsia="Calibri" w:hAnsi="Calibri" w:cs="Calibri"/>
                <w:sz w:val="18"/>
                <w:szCs w:val="18"/>
              </w:rPr>
              <w:t>/send telemetry</w:t>
            </w:r>
            <w:r w:rsidRPr="00823807">
              <w:rPr>
                <w:rFonts w:ascii="Calibri" w:eastAsia="Calibri" w:hAnsi="Calibri" w:cs="Calibri"/>
                <w:sz w:val="18"/>
                <w:szCs w:val="18"/>
              </w:rPr>
              <w:t xml:space="preserve"> to. The URL would be sent to the device.</w:t>
            </w:r>
          </w:p>
        </w:tc>
      </w:tr>
    </w:tbl>
    <w:tbl>
      <w:tblPr>
        <w:tblW w:w="7980" w:type="dxa"/>
        <w:tblCellMar>
          <w:left w:w="0" w:type="dxa"/>
          <w:right w:w="0" w:type="dxa"/>
        </w:tblCellMar>
        <w:tblLook w:val="04A0" w:firstRow="1" w:lastRow="0" w:firstColumn="1" w:lastColumn="0" w:noHBand="0" w:noVBand="1"/>
      </w:tblPr>
      <w:tblGrid>
        <w:gridCol w:w="7980"/>
      </w:tblGrid>
      <w:tr w:rsidR="00F35387" w:rsidRPr="006F6281" w14:paraId="69DAF0AD" w14:textId="77777777" w:rsidTr="00823807">
        <w:trPr>
          <w:trHeight w:val="300"/>
        </w:trPr>
        <w:tc>
          <w:tcPr>
            <w:tcW w:w="7980" w:type="dxa"/>
            <w:shd w:val="clear" w:color="auto" w:fill="FFFFFF" w:themeFill="background1"/>
            <w:noWrap/>
            <w:tcMar>
              <w:top w:w="0" w:type="dxa"/>
              <w:left w:w="108" w:type="dxa"/>
              <w:bottom w:w="0" w:type="dxa"/>
              <w:right w:w="108" w:type="dxa"/>
            </w:tcMar>
            <w:vAlign w:val="bottom"/>
          </w:tcPr>
          <w:p w14:paraId="41580C41" w14:textId="520BDE1A" w:rsidR="00F35387" w:rsidRPr="006F6281" w:rsidRDefault="00F35387" w:rsidP="00B87879">
            <w:pPr>
              <w:jc w:val="both"/>
              <w:rPr>
                <w:rFonts w:ascii="Calibri" w:hAnsi="Calibri"/>
                <w:spacing w:val="0"/>
                <w:lang w:eastAsia="en-AU"/>
              </w:rPr>
            </w:pPr>
          </w:p>
        </w:tc>
      </w:tr>
    </w:tbl>
    <w:p w14:paraId="5DC6DE5F" w14:textId="77777777" w:rsidR="00826A0F" w:rsidRPr="006F6281" w:rsidRDefault="00826A0F" w:rsidP="00B87879">
      <w:pPr>
        <w:pStyle w:val="3"/>
        <w:numPr>
          <w:ilvl w:val="0"/>
          <w:numId w:val="0"/>
        </w:numPr>
        <w:jc w:val="both"/>
        <w:rPr>
          <w:rFonts w:cs="Calibri"/>
          <w:color w:val="000000"/>
          <w:szCs w:val="19"/>
        </w:rPr>
        <w:sectPr w:rsidR="00826A0F" w:rsidRPr="006F6281" w:rsidSect="00EC3696">
          <w:pgSz w:w="16840" w:h="11900" w:orient="landscape" w:code="9"/>
          <w:pgMar w:top="1368" w:right="1699" w:bottom="1368" w:left="1699" w:header="562" w:footer="562" w:gutter="0"/>
          <w:cols w:space="708"/>
          <w:docGrid w:linePitch="360"/>
        </w:sectPr>
      </w:pPr>
    </w:p>
    <w:p w14:paraId="0C475A16" w14:textId="20FA2832" w:rsidR="00826A0F" w:rsidRPr="006F6281" w:rsidRDefault="00826A0F" w:rsidP="00B87879">
      <w:pPr>
        <w:pStyle w:val="1"/>
        <w:jc w:val="both"/>
      </w:pPr>
      <w:bookmarkStart w:id="131" w:name="_Toc5263226"/>
      <w:r w:rsidRPr="006F6281">
        <w:lastRenderedPageBreak/>
        <w:t>References</w:t>
      </w:r>
      <w:r w:rsidR="00112A65">
        <w:t xml:space="preserve"> and Attachments</w:t>
      </w:r>
      <w:bookmarkEnd w:id="131"/>
    </w:p>
    <w:tbl>
      <w:tblPr>
        <w:tblW w:w="5019"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2867"/>
        <w:gridCol w:w="6446"/>
      </w:tblGrid>
      <w:tr w:rsidR="00826A0F" w:rsidRPr="006F6281" w14:paraId="112E4B40" w14:textId="77777777" w:rsidTr="00823807">
        <w:trPr>
          <w:trHeight w:val="203"/>
          <w:tblHeader/>
        </w:trPr>
        <w:tc>
          <w:tcPr>
            <w:tcW w:w="2832" w:type="dxa"/>
            <w:tcBorders>
              <w:bottom w:val="single" w:sz="8" w:space="0" w:color="FFFFFF" w:themeColor="background1"/>
            </w:tcBorders>
            <w:shd w:val="clear" w:color="auto" w:fill="00B1EB" w:themeFill="accent3"/>
            <w:vAlign w:val="center"/>
          </w:tcPr>
          <w:p w14:paraId="2857A9D4" w14:textId="77777777" w:rsidR="00826A0F" w:rsidRPr="006F6281" w:rsidRDefault="00826A0F" w:rsidP="00B87879">
            <w:pPr>
              <w:spacing w:after="0" w:line="220" w:lineRule="atLeast"/>
              <w:jc w:val="both"/>
              <w:rPr>
                <w:rFonts w:ascii="Calibri" w:hAnsi="Calibri" w:cs="Calibri"/>
                <w:color w:val="FFFFFF" w:themeColor="background1"/>
                <w:szCs w:val="20"/>
              </w:rPr>
            </w:pPr>
            <w:r w:rsidRPr="00823807">
              <w:rPr>
                <w:rFonts w:ascii="Calibri" w:hAnsi="Calibri" w:cs="Calibri"/>
                <w:color w:val="FFFFFF" w:themeColor="background1"/>
              </w:rPr>
              <w:t>Title</w:t>
            </w:r>
          </w:p>
        </w:tc>
        <w:tc>
          <w:tcPr>
            <w:tcW w:w="6367" w:type="dxa"/>
            <w:tcBorders>
              <w:bottom w:val="single" w:sz="8" w:space="0" w:color="FFFFFF" w:themeColor="background1"/>
            </w:tcBorders>
            <w:shd w:val="clear" w:color="auto" w:fill="00B1EB" w:themeFill="accent3"/>
            <w:vAlign w:val="center"/>
          </w:tcPr>
          <w:p w14:paraId="461AE775" w14:textId="77777777" w:rsidR="00826A0F" w:rsidRPr="006F6281" w:rsidRDefault="00826A0F" w:rsidP="00B87879">
            <w:pPr>
              <w:spacing w:after="0" w:line="220" w:lineRule="atLeast"/>
              <w:jc w:val="both"/>
              <w:rPr>
                <w:rFonts w:ascii="Calibri" w:hAnsi="Calibri" w:cs="Calibri"/>
                <w:color w:val="FFFFFF" w:themeColor="background1"/>
                <w:szCs w:val="20"/>
              </w:rPr>
            </w:pPr>
            <w:r w:rsidRPr="00823807">
              <w:rPr>
                <w:rFonts w:ascii="Calibri" w:hAnsi="Calibri" w:cs="Calibri"/>
                <w:color w:val="FFFFFF" w:themeColor="background1"/>
              </w:rPr>
              <w:t>Document number/Link</w:t>
            </w:r>
          </w:p>
        </w:tc>
      </w:tr>
      <w:tr w:rsidR="00826A0F" w:rsidRPr="006F6281" w14:paraId="5BB0B8A4" w14:textId="77777777" w:rsidTr="00823807">
        <w:trPr>
          <w:trHeight w:val="203"/>
        </w:trPr>
        <w:tc>
          <w:tcPr>
            <w:tcW w:w="2832" w:type="dxa"/>
            <w:tcBorders>
              <w:top w:val="single" w:sz="8" w:space="0" w:color="FFFFFF" w:themeColor="background1"/>
              <w:bottom w:val="single" w:sz="8" w:space="0" w:color="FFFFFF" w:themeColor="background1"/>
            </w:tcBorders>
            <w:shd w:val="clear" w:color="auto" w:fill="E9E9E9"/>
          </w:tcPr>
          <w:p w14:paraId="38097E43" w14:textId="77777777" w:rsidR="00826A0F" w:rsidRPr="006F6281" w:rsidRDefault="00826A0F" w:rsidP="00B87879">
            <w:pPr>
              <w:tabs>
                <w:tab w:val="left" w:pos="2268"/>
                <w:tab w:val="left" w:pos="5669"/>
              </w:tabs>
              <w:suppressAutoHyphens/>
              <w:spacing w:after="0"/>
              <w:jc w:val="both"/>
              <w:rPr>
                <w:rFonts w:ascii="Calibri" w:hAnsi="Calibri" w:cs="Calibri"/>
                <w:color w:val="1C1C1C"/>
                <w:sz w:val="18"/>
                <w:szCs w:val="18"/>
              </w:rPr>
            </w:pPr>
            <w:r w:rsidRPr="006F6281">
              <w:rPr>
                <w:rFonts w:ascii="Calibri" w:hAnsi="Calibri" w:cs="Calibri"/>
                <w:color w:val="1C1C1C"/>
                <w:sz w:val="18"/>
                <w:szCs w:val="18"/>
              </w:rPr>
              <w:t>BT Specs</w:t>
            </w:r>
          </w:p>
        </w:tc>
        <w:tc>
          <w:tcPr>
            <w:tcW w:w="6367" w:type="dxa"/>
            <w:tcBorders>
              <w:top w:val="single" w:sz="8" w:space="0" w:color="FFFFFF" w:themeColor="background1"/>
              <w:bottom w:val="single" w:sz="8" w:space="0" w:color="FFFFFF" w:themeColor="background1"/>
            </w:tcBorders>
            <w:shd w:val="clear" w:color="auto" w:fill="E9E9E9"/>
          </w:tcPr>
          <w:p w14:paraId="5F3DAA07" w14:textId="7EA2CE75" w:rsidR="00826A0F" w:rsidRPr="006F6281" w:rsidRDefault="00A43577" w:rsidP="00B87879">
            <w:pPr>
              <w:tabs>
                <w:tab w:val="left" w:pos="2268"/>
                <w:tab w:val="left" w:pos="5669"/>
              </w:tabs>
              <w:suppressAutoHyphens/>
              <w:spacing w:after="0"/>
              <w:jc w:val="both"/>
              <w:rPr>
                <w:rFonts w:ascii="Calibri" w:hAnsi="Calibri" w:cs="Calibri"/>
                <w:color w:val="1C1C1C"/>
                <w:sz w:val="18"/>
                <w:szCs w:val="18"/>
              </w:rPr>
            </w:pPr>
            <w:r>
              <w:rPr>
                <w:rFonts w:ascii="Calibri" w:hAnsi="Calibri" w:cs="Calibri"/>
                <w:noProof/>
                <w:color w:val="1C1C1C"/>
                <w:sz w:val="18"/>
                <w:szCs w:val="18"/>
              </w:rPr>
              <w:object w:dxaOrig="1632" w:dyaOrig="1044" w14:anchorId="5AFC5C5D">
                <v:shape id="_x0000_i1025" type="#_x0000_t75" style="width:79.5pt;height:50.35pt" o:ole="">
                  <v:imagedata r:id="rId23" o:title=""/>
                </v:shape>
                <o:OLEObject Type="Embed" ProgID="AcroExch.Document.DC" ShapeID="_x0000_i1025" DrawAspect="Icon" ObjectID="_1622382596" r:id="rId24"/>
              </w:object>
            </w:r>
          </w:p>
        </w:tc>
      </w:tr>
      <w:tr w:rsidR="00826A0F" w:rsidRPr="006F6281" w14:paraId="50A31184" w14:textId="77777777" w:rsidTr="00823807">
        <w:trPr>
          <w:trHeight w:val="203"/>
        </w:trPr>
        <w:tc>
          <w:tcPr>
            <w:tcW w:w="2832" w:type="dxa"/>
            <w:tcBorders>
              <w:top w:val="single" w:sz="8" w:space="0" w:color="FFFFFF" w:themeColor="background1"/>
              <w:bottom w:val="single" w:sz="8" w:space="0" w:color="FFFFFF" w:themeColor="background1"/>
            </w:tcBorders>
            <w:shd w:val="clear" w:color="auto" w:fill="E9E9E9"/>
          </w:tcPr>
          <w:p w14:paraId="25A84D36" w14:textId="77777777" w:rsidR="00826A0F" w:rsidRPr="006F6281" w:rsidRDefault="00826A0F" w:rsidP="00B87879">
            <w:pPr>
              <w:tabs>
                <w:tab w:val="left" w:pos="2268"/>
                <w:tab w:val="left" w:pos="5669"/>
              </w:tabs>
              <w:suppressAutoHyphens/>
              <w:spacing w:after="0"/>
              <w:jc w:val="both"/>
              <w:rPr>
                <w:rFonts w:ascii="Calibri" w:hAnsi="Calibri" w:cs="Calibri"/>
                <w:color w:val="1C1C1C"/>
                <w:sz w:val="18"/>
                <w:szCs w:val="18"/>
              </w:rPr>
            </w:pPr>
            <w:r w:rsidRPr="006F6281">
              <w:rPr>
                <w:rFonts w:ascii="Calibri" w:hAnsi="Calibri" w:cs="Calibri"/>
                <w:color w:val="1C1C1C"/>
                <w:sz w:val="18"/>
                <w:szCs w:val="18"/>
              </w:rPr>
              <w:t>Wi-Fi Specs</w:t>
            </w:r>
          </w:p>
        </w:tc>
        <w:tc>
          <w:tcPr>
            <w:tcW w:w="6367" w:type="dxa"/>
            <w:tcBorders>
              <w:top w:val="single" w:sz="8" w:space="0" w:color="FFFFFF" w:themeColor="background1"/>
              <w:bottom w:val="single" w:sz="8" w:space="0" w:color="FFFFFF" w:themeColor="background1"/>
            </w:tcBorders>
            <w:shd w:val="clear" w:color="auto" w:fill="E9E9E9"/>
          </w:tcPr>
          <w:p w14:paraId="44A6DE18" w14:textId="77777777" w:rsidR="00826A0F" w:rsidRPr="006F6281" w:rsidRDefault="00A43577" w:rsidP="00B87879">
            <w:pPr>
              <w:tabs>
                <w:tab w:val="left" w:pos="2268"/>
                <w:tab w:val="left" w:pos="5669"/>
              </w:tabs>
              <w:suppressAutoHyphens/>
              <w:spacing w:after="0"/>
              <w:jc w:val="both"/>
              <w:rPr>
                <w:rStyle w:val="ae"/>
                <w:rFonts w:ascii="Calibri" w:hAnsi="Calibri"/>
                <w:sz w:val="18"/>
                <w:szCs w:val="18"/>
              </w:rPr>
            </w:pPr>
            <w:r w:rsidRPr="006F6281">
              <w:rPr>
                <w:rStyle w:val="ae"/>
                <w:rFonts w:ascii="Calibri" w:hAnsi="Calibri"/>
                <w:noProof/>
                <w:sz w:val="18"/>
                <w:szCs w:val="18"/>
              </w:rPr>
              <w:object w:dxaOrig="2520" w:dyaOrig="1640" w14:anchorId="286E2388">
                <v:shape id="_x0000_i1026" type="#_x0000_t75" style="width:120.15pt;height:83.95pt" o:ole="">
                  <v:imagedata r:id="rId25" o:title=""/>
                </v:shape>
                <o:OLEObject Type="Embed" ProgID="AcroExch.Document.DC" ShapeID="_x0000_i1026" DrawAspect="Icon" ObjectID="_1622382597" r:id="rId26"/>
              </w:object>
            </w:r>
          </w:p>
        </w:tc>
      </w:tr>
      <w:tr w:rsidR="00826A0F" w:rsidRPr="006F6281" w14:paraId="1063FB56" w14:textId="77777777" w:rsidTr="00823807">
        <w:trPr>
          <w:trHeight w:val="203"/>
        </w:trPr>
        <w:tc>
          <w:tcPr>
            <w:tcW w:w="2832" w:type="dxa"/>
            <w:tcBorders>
              <w:top w:val="single" w:sz="8" w:space="0" w:color="FFFFFF" w:themeColor="background1"/>
              <w:bottom w:val="single" w:sz="8" w:space="0" w:color="FFFFFF" w:themeColor="background1"/>
            </w:tcBorders>
            <w:shd w:val="clear" w:color="auto" w:fill="E9E9E9"/>
          </w:tcPr>
          <w:p w14:paraId="1AE3C3C8" w14:textId="77777777" w:rsidR="00826A0F" w:rsidRPr="006F6281" w:rsidRDefault="00826A0F" w:rsidP="00B87879">
            <w:pPr>
              <w:tabs>
                <w:tab w:val="left" w:pos="2268"/>
                <w:tab w:val="left" w:pos="5669"/>
              </w:tabs>
              <w:suppressAutoHyphens/>
              <w:spacing w:after="0"/>
              <w:jc w:val="both"/>
              <w:rPr>
                <w:rFonts w:ascii="Calibri" w:hAnsi="Calibri" w:cs="Calibri"/>
                <w:color w:val="1C1C1C"/>
                <w:sz w:val="18"/>
                <w:szCs w:val="18"/>
              </w:rPr>
            </w:pPr>
            <w:r w:rsidRPr="006F6281">
              <w:rPr>
                <w:rFonts w:ascii="Calibri" w:hAnsi="Calibri" w:cs="Calibri"/>
                <w:color w:val="1C1C1C"/>
                <w:sz w:val="18"/>
                <w:szCs w:val="18"/>
              </w:rPr>
              <w:t>MQTT Specs</w:t>
            </w:r>
          </w:p>
        </w:tc>
        <w:tc>
          <w:tcPr>
            <w:tcW w:w="6367" w:type="dxa"/>
            <w:tcBorders>
              <w:top w:val="single" w:sz="8" w:space="0" w:color="FFFFFF" w:themeColor="background1"/>
              <w:bottom w:val="single" w:sz="8" w:space="0" w:color="FFFFFF" w:themeColor="background1"/>
            </w:tcBorders>
            <w:shd w:val="clear" w:color="auto" w:fill="E9E9E9"/>
          </w:tcPr>
          <w:p w14:paraId="2EDA866E" w14:textId="77777777" w:rsidR="00826A0F" w:rsidRPr="006F6281" w:rsidRDefault="00A43577" w:rsidP="00B87879">
            <w:pPr>
              <w:tabs>
                <w:tab w:val="left" w:pos="2268"/>
                <w:tab w:val="left" w:pos="5669"/>
              </w:tabs>
              <w:suppressAutoHyphens/>
              <w:spacing w:after="0"/>
              <w:jc w:val="both"/>
              <w:rPr>
                <w:rStyle w:val="ae"/>
                <w:rFonts w:ascii="Calibri" w:hAnsi="Calibri"/>
                <w:sz w:val="18"/>
                <w:szCs w:val="18"/>
              </w:rPr>
            </w:pPr>
            <w:r w:rsidRPr="006F6281">
              <w:rPr>
                <w:rStyle w:val="ae"/>
                <w:rFonts w:ascii="Calibri" w:hAnsi="Calibri"/>
                <w:noProof/>
                <w:sz w:val="18"/>
                <w:szCs w:val="18"/>
              </w:rPr>
              <w:object w:dxaOrig="2520" w:dyaOrig="1640" w14:anchorId="2455D7DF">
                <v:shape id="_x0000_i1027" type="#_x0000_t75" style="width:120.15pt;height:83.95pt" o:ole="">
                  <v:imagedata r:id="rId27" o:title=""/>
                </v:shape>
                <o:OLEObject Type="Embed" ProgID="AcroExch.Document.DC" ShapeID="_x0000_i1027" DrawAspect="Icon" ObjectID="_1622382598" r:id="rId28"/>
              </w:object>
            </w:r>
          </w:p>
        </w:tc>
      </w:tr>
      <w:tr w:rsidR="00112A65" w:rsidRPr="006F6281" w14:paraId="2A146B0F" w14:textId="77777777" w:rsidTr="00823807">
        <w:trPr>
          <w:trHeight w:val="203"/>
        </w:trPr>
        <w:tc>
          <w:tcPr>
            <w:tcW w:w="2832" w:type="dxa"/>
            <w:tcBorders>
              <w:top w:val="single" w:sz="8" w:space="0" w:color="FFFFFF" w:themeColor="background1"/>
              <w:bottom w:val="single" w:sz="8" w:space="0" w:color="FFFFFF" w:themeColor="background1"/>
            </w:tcBorders>
            <w:shd w:val="clear" w:color="auto" w:fill="E9E9E9"/>
          </w:tcPr>
          <w:p w14:paraId="20E63F17" w14:textId="53B98123" w:rsidR="00112A65" w:rsidRPr="006F6281" w:rsidRDefault="00112A65" w:rsidP="00B87879">
            <w:pPr>
              <w:tabs>
                <w:tab w:val="left" w:pos="2268"/>
                <w:tab w:val="left" w:pos="5669"/>
              </w:tabs>
              <w:suppressAutoHyphens/>
              <w:spacing w:after="0"/>
              <w:jc w:val="both"/>
              <w:rPr>
                <w:rFonts w:ascii="Calibri" w:hAnsi="Calibri" w:cs="Calibri"/>
                <w:color w:val="1C1C1C"/>
                <w:sz w:val="18"/>
                <w:szCs w:val="18"/>
              </w:rPr>
            </w:pPr>
            <w:r>
              <w:rPr>
                <w:rFonts w:ascii="Calibri" w:hAnsi="Calibri" w:cs="Calibri"/>
                <w:color w:val="1C1C1C"/>
                <w:sz w:val="18"/>
                <w:szCs w:val="18"/>
              </w:rPr>
              <w:t>Bluetooth Design Guidelines for iO</w:t>
            </w:r>
            <w:r w:rsidR="006F5895">
              <w:rPr>
                <w:rFonts w:ascii="Calibri" w:hAnsi="Calibri" w:cs="Calibri"/>
                <w:color w:val="1C1C1C"/>
                <w:sz w:val="18"/>
                <w:szCs w:val="18"/>
              </w:rPr>
              <w:t>S</w:t>
            </w:r>
          </w:p>
        </w:tc>
        <w:tc>
          <w:tcPr>
            <w:tcW w:w="6367" w:type="dxa"/>
            <w:tcBorders>
              <w:top w:val="single" w:sz="8" w:space="0" w:color="FFFFFF" w:themeColor="background1"/>
              <w:bottom w:val="single" w:sz="8" w:space="0" w:color="FFFFFF" w:themeColor="background1"/>
            </w:tcBorders>
            <w:shd w:val="clear" w:color="auto" w:fill="E9E9E9"/>
          </w:tcPr>
          <w:p w14:paraId="3C0F17E4" w14:textId="55564820" w:rsidR="00112A65" w:rsidRPr="006F5895" w:rsidRDefault="00A43577" w:rsidP="00B87879">
            <w:pPr>
              <w:tabs>
                <w:tab w:val="left" w:pos="2268"/>
                <w:tab w:val="left" w:pos="5669"/>
              </w:tabs>
              <w:suppressAutoHyphens/>
              <w:spacing w:after="0"/>
              <w:jc w:val="both"/>
              <w:rPr>
                <w:rStyle w:val="ae"/>
                <w:rFonts w:ascii="Calibri" w:hAnsi="Calibri" w:cs="Calibri"/>
                <w:sz w:val="18"/>
                <w:szCs w:val="18"/>
              </w:rPr>
            </w:pPr>
            <w:hyperlink r:id="rId29" w:history="1">
              <w:r w:rsidR="00112A65" w:rsidRPr="006F5895">
                <w:rPr>
                  <w:rStyle w:val="ae"/>
                  <w:rFonts w:ascii="Calibri" w:hAnsi="Calibri" w:cs="Calibri"/>
                  <w:sz w:val="18"/>
                  <w:szCs w:val="18"/>
                </w:rPr>
                <w:t>https://developer.apple.com/hardwaredrivers/BluetoothDesignGuidelines.pdf</w:t>
              </w:r>
            </w:hyperlink>
          </w:p>
        </w:tc>
      </w:tr>
    </w:tbl>
    <w:p w14:paraId="66ADCFC2" w14:textId="77777777" w:rsidR="00826A0F" w:rsidRPr="006F6281" w:rsidRDefault="00826A0F" w:rsidP="00B87879">
      <w:pPr>
        <w:spacing w:after="0" w:line="240" w:lineRule="auto"/>
        <w:jc w:val="both"/>
        <w:rPr>
          <w:rFonts w:ascii="Calibri" w:hAnsi="Calibri" w:cs="Calibri"/>
        </w:rPr>
      </w:pPr>
    </w:p>
    <w:p w14:paraId="35082430" w14:textId="77777777" w:rsidR="00826A0F" w:rsidRPr="006F6281" w:rsidRDefault="00826A0F" w:rsidP="00B87879">
      <w:pPr>
        <w:spacing w:after="0" w:line="240" w:lineRule="auto"/>
        <w:jc w:val="both"/>
        <w:rPr>
          <w:rFonts w:ascii="Calibri" w:hAnsi="Calibri" w:cs="Calibri"/>
        </w:rPr>
      </w:pPr>
    </w:p>
    <w:p w14:paraId="78FEFC26" w14:textId="77777777" w:rsidR="00382911" w:rsidRPr="006F6281" w:rsidRDefault="00382911" w:rsidP="00B87879">
      <w:pPr>
        <w:pStyle w:val="1"/>
        <w:jc w:val="both"/>
      </w:pPr>
      <w:bookmarkStart w:id="132" w:name="_Toc515030386"/>
      <w:bookmarkStart w:id="133" w:name="_Toc515030387"/>
      <w:bookmarkStart w:id="134" w:name="_Toc514400355"/>
      <w:bookmarkStart w:id="135" w:name="_Toc514418003"/>
      <w:bookmarkStart w:id="136" w:name="_Toc514418068"/>
      <w:bookmarkStart w:id="137" w:name="_Toc514419652"/>
      <w:bookmarkStart w:id="138" w:name="_Toc514685942"/>
      <w:bookmarkStart w:id="139" w:name="_Toc529977789"/>
      <w:bookmarkStart w:id="140" w:name="_Toc529978099"/>
      <w:bookmarkStart w:id="141" w:name="_Toc529978206"/>
      <w:bookmarkStart w:id="142" w:name="_Toc529977790"/>
      <w:bookmarkStart w:id="143" w:name="_Toc529978100"/>
      <w:bookmarkStart w:id="144" w:name="_Toc529978207"/>
      <w:bookmarkStart w:id="145" w:name="_Toc529977791"/>
      <w:bookmarkStart w:id="146" w:name="_Toc529978101"/>
      <w:bookmarkStart w:id="147" w:name="_Toc529978208"/>
      <w:bookmarkStart w:id="148" w:name="_Toc529977792"/>
      <w:bookmarkStart w:id="149" w:name="_Toc529978102"/>
      <w:bookmarkStart w:id="150" w:name="_Toc529978209"/>
      <w:bookmarkStart w:id="151" w:name="_Toc529950437"/>
      <w:bookmarkStart w:id="152" w:name="_Toc529977793"/>
      <w:bookmarkStart w:id="153" w:name="_Toc529978103"/>
      <w:bookmarkStart w:id="154" w:name="_Toc529978210"/>
      <w:bookmarkStart w:id="155" w:name="_Toc529950438"/>
      <w:bookmarkStart w:id="156" w:name="_Toc529977794"/>
      <w:bookmarkStart w:id="157" w:name="_Toc529978104"/>
      <w:bookmarkStart w:id="158" w:name="_Toc529978211"/>
      <w:bookmarkStart w:id="159" w:name="_Toc529950439"/>
      <w:bookmarkStart w:id="160" w:name="_Toc529977795"/>
      <w:bookmarkStart w:id="161" w:name="_Toc529978105"/>
      <w:bookmarkStart w:id="162" w:name="_Toc529978212"/>
      <w:bookmarkStart w:id="163" w:name="_Toc514418006"/>
      <w:bookmarkStart w:id="164" w:name="_Toc514418071"/>
      <w:bookmarkStart w:id="165" w:name="_Toc514419655"/>
      <w:bookmarkStart w:id="166" w:name="_Toc514685945"/>
      <w:bookmarkStart w:id="167" w:name="_Toc529977796"/>
      <w:bookmarkStart w:id="168" w:name="_Toc529978106"/>
      <w:bookmarkStart w:id="169" w:name="_Toc529978213"/>
      <w:bookmarkStart w:id="170" w:name="_Toc529950443"/>
      <w:bookmarkStart w:id="171" w:name="_Toc529977797"/>
      <w:bookmarkStart w:id="172" w:name="_Toc529978107"/>
      <w:bookmarkStart w:id="173" w:name="_Toc529978214"/>
      <w:bookmarkStart w:id="174" w:name="_Toc529950444"/>
      <w:bookmarkStart w:id="175" w:name="_Toc529977798"/>
      <w:bookmarkStart w:id="176" w:name="_Toc529978108"/>
      <w:bookmarkStart w:id="177" w:name="_Toc529978215"/>
      <w:bookmarkStart w:id="178" w:name="_Toc529950445"/>
      <w:bookmarkStart w:id="179" w:name="_Toc529977799"/>
      <w:bookmarkStart w:id="180" w:name="_Toc529978109"/>
      <w:bookmarkStart w:id="181" w:name="_Toc529978216"/>
      <w:bookmarkStart w:id="182" w:name="_Toc529950446"/>
      <w:bookmarkStart w:id="183" w:name="_Toc529977800"/>
      <w:bookmarkStart w:id="184" w:name="_Toc529978110"/>
      <w:bookmarkStart w:id="185" w:name="_Toc529978217"/>
      <w:bookmarkStart w:id="186" w:name="_Toc529950447"/>
      <w:bookmarkStart w:id="187" w:name="_Toc529977801"/>
      <w:bookmarkStart w:id="188" w:name="_Toc529978111"/>
      <w:bookmarkStart w:id="189" w:name="_Toc529978218"/>
      <w:bookmarkStart w:id="190" w:name="_Toc529950448"/>
      <w:bookmarkStart w:id="191" w:name="_Toc529977802"/>
      <w:bookmarkStart w:id="192" w:name="_Toc529978112"/>
      <w:bookmarkStart w:id="193" w:name="_Toc529978219"/>
      <w:bookmarkStart w:id="194" w:name="_Toc529950449"/>
      <w:bookmarkStart w:id="195" w:name="_Toc529977803"/>
      <w:bookmarkStart w:id="196" w:name="_Toc529978113"/>
      <w:bookmarkStart w:id="197" w:name="_Toc529978220"/>
      <w:bookmarkStart w:id="198" w:name="_Toc529950450"/>
      <w:bookmarkStart w:id="199" w:name="_Toc529977804"/>
      <w:bookmarkStart w:id="200" w:name="_Toc529978114"/>
      <w:bookmarkStart w:id="201" w:name="_Toc529978221"/>
      <w:bookmarkStart w:id="202" w:name="_Toc529950451"/>
      <w:bookmarkStart w:id="203" w:name="_Toc529977805"/>
      <w:bookmarkStart w:id="204" w:name="_Toc529978115"/>
      <w:bookmarkStart w:id="205" w:name="_Toc529978222"/>
      <w:bookmarkStart w:id="206" w:name="_Toc529950452"/>
      <w:bookmarkStart w:id="207" w:name="_Toc529977806"/>
      <w:bookmarkStart w:id="208" w:name="_Toc529978116"/>
      <w:bookmarkStart w:id="209" w:name="_Toc529978223"/>
      <w:bookmarkStart w:id="210" w:name="_Toc529950453"/>
      <w:bookmarkStart w:id="211" w:name="_Toc529977807"/>
      <w:bookmarkStart w:id="212" w:name="_Toc529978117"/>
      <w:bookmarkStart w:id="213" w:name="_Toc529978224"/>
      <w:bookmarkStart w:id="214" w:name="_Toc529950454"/>
      <w:bookmarkStart w:id="215" w:name="_Toc529977808"/>
      <w:bookmarkStart w:id="216" w:name="_Toc529978118"/>
      <w:bookmarkStart w:id="217" w:name="_Toc529978225"/>
      <w:bookmarkStart w:id="218" w:name="_Toc529950455"/>
      <w:bookmarkStart w:id="219" w:name="_Toc529977809"/>
      <w:bookmarkStart w:id="220" w:name="_Toc529978119"/>
      <w:bookmarkStart w:id="221" w:name="_Toc529978226"/>
      <w:bookmarkStart w:id="222" w:name="_Toc529950456"/>
      <w:bookmarkStart w:id="223" w:name="_Toc529977810"/>
      <w:bookmarkStart w:id="224" w:name="_Toc529978120"/>
      <w:bookmarkStart w:id="225" w:name="_Toc529978227"/>
      <w:bookmarkStart w:id="226" w:name="_Toc529950457"/>
      <w:bookmarkStart w:id="227" w:name="_Toc529977811"/>
      <w:bookmarkStart w:id="228" w:name="_Toc529978121"/>
      <w:bookmarkStart w:id="229" w:name="_Toc529978228"/>
      <w:bookmarkStart w:id="230" w:name="_Toc529950458"/>
      <w:bookmarkStart w:id="231" w:name="_Toc529977812"/>
      <w:bookmarkStart w:id="232" w:name="_Toc529978122"/>
      <w:bookmarkStart w:id="233" w:name="_Toc529978229"/>
      <w:bookmarkStart w:id="234" w:name="_Toc529950459"/>
      <w:bookmarkStart w:id="235" w:name="_Toc529977813"/>
      <w:bookmarkStart w:id="236" w:name="_Toc529978123"/>
      <w:bookmarkStart w:id="237" w:name="_Toc529978230"/>
      <w:bookmarkStart w:id="238" w:name="_Toc529950460"/>
      <w:bookmarkStart w:id="239" w:name="_Toc529977814"/>
      <w:bookmarkStart w:id="240" w:name="_Toc529978124"/>
      <w:bookmarkStart w:id="241" w:name="_Toc529978231"/>
      <w:bookmarkStart w:id="242" w:name="_Toc529950461"/>
      <w:bookmarkStart w:id="243" w:name="_Toc529977815"/>
      <w:bookmarkStart w:id="244" w:name="_Toc529978125"/>
      <w:bookmarkStart w:id="245" w:name="_Toc529978232"/>
      <w:bookmarkStart w:id="246" w:name="_Toc529950462"/>
      <w:bookmarkStart w:id="247" w:name="_Toc529977816"/>
      <w:bookmarkStart w:id="248" w:name="_Toc529978126"/>
      <w:bookmarkStart w:id="249" w:name="_Toc529978233"/>
      <w:bookmarkStart w:id="250" w:name="_Toc529950463"/>
      <w:bookmarkStart w:id="251" w:name="_Toc529977817"/>
      <w:bookmarkStart w:id="252" w:name="_Toc529978127"/>
      <w:bookmarkStart w:id="253" w:name="_Toc529978234"/>
      <w:bookmarkStart w:id="254" w:name="_Toc529950464"/>
      <w:bookmarkStart w:id="255" w:name="_Toc529977818"/>
      <w:bookmarkStart w:id="256" w:name="_Toc529978128"/>
      <w:bookmarkStart w:id="257" w:name="_Toc529978235"/>
      <w:bookmarkStart w:id="258" w:name="_Toc529950465"/>
      <w:bookmarkStart w:id="259" w:name="_Toc529977819"/>
      <w:bookmarkStart w:id="260" w:name="_Toc529978129"/>
      <w:bookmarkStart w:id="261" w:name="_Toc529978236"/>
      <w:bookmarkStart w:id="262" w:name="_Toc529950466"/>
      <w:bookmarkStart w:id="263" w:name="_Toc529977820"/>
      <w:bookmarkStart w:id="264" w:name="_Toc529978130"/>
      <w:bookmarkStart w:id="265" w:name="_Toc529978237"/>
      <w:bookmarkStart w:id="266" w:name="_Toc529950467"/>
      <w:bookmarkStart w:id="267" w:name="_Toc529977821"/>
      <w:bookmarkStart w:id="268" w:name="_Toc529978131"/>
      <w:bookmarkStart w:id="269" w:name="_Toc529978238"/>
      <w:bookmarkStart w:id="270" w:name="_Toc529950468"/>
      <w:bookmarkStart w:id="271" w:name="_Toc529977822"/>
      <w:bookmarkStart w:id="272" w:name="_Toc529978132"/>
      <w:bookmarkStart w:id="273" w:name="_Toc529978239"/>
      <w:bookmarkStart w:id="274" w:name="_Toc529950469"/>
      <w:bookmarkStart w:id="275" w:name="_Toc529977823"/>
      <w:bookmarkStart w:id="276" w:name="_Toc529978133"/>
      <w:bookmarkStart w:id="277" w:name="_Toc529978240"/>
      <w:bookmarkStart w:id="278" w:name="_Toc529950470"/>
      <w:bookmarkStart w:id="279" w:name="_Toc529977824"/>
      <w:bookmarkStart w:id="280" w:name="_Toc529978134"/>
      <w:bookmarkStart w:id="281" w:name="_Toc529978241"/>
      <w:bookmarkStart w:id="282" w:name="_Toc529950471"/>
      <w:bookmarkStart w:id="283" w:name="_Toc529977825"/>
      <w:bookmarkStart w:id="284" w:name="_Toc529978135"/>
      <w:bookmarkStart w:id="285" w:name="_Toc529978242"/>
      <w:bookmarkStart w:id="286" w:name="_Toc529950472"/>
      <w:bookmarkStart w:id="287" w:name="_Toc529977826"/>
      <w:bookmarkStart w:id="288" w:name="_Toc529978136"/>
      <w:bookmarkStart w:id="289" w:name="_Toc529978243"/>
      <w:bookmarkStart w:id="290" w:name="_Toc529950473"/>
      <w:bookmarkStart w:id="291" w:name="_Toc529977827"/>
      <w:bookmarkStart w:id="292" w:name="_Toc529978137"/>
      <w:bookmarkStart w:id="293" w:name="_Toc529978244"/>
      <w:bookmarkStart w:id="294" w:name="_Toc529950474"/>
      <w:bookmarkStart w:id="295" w:name="_Toc529977828"/>
      <w:bookmarkStart w:id="296" w:name="_Toc529978138"/>
      <w:bookmarkStart w:id="297" w:name="_Toc529978245"/>
      <w:bookmarkStart w:id="298" w:name="_Toc529950475"/>
      <w:bookmarkStart w:id="299" w:name="_Toc529977829"/>
      <w:bookmarkStart w:id="300" w:name="_Toc529978139"/>
      <w:bookmarkStart w:id="301" w:name="_Toc529978246"/>
      <w:bookmarkStart w:id="302" w:name="_Toc529950476"/>
      <w:bookmarkStart w:id="303" w:name="_Toc529977830"/>
      <w:bookmarkStart w:id="304" w:name="_Toc529978140"/>
      <w:bookmarkStart w:id="305" w:name="_Toc529978247"/>
      <w:bookmarkStart w:id="306" w:name="_Toc529950477"/>
      <w:bookmarkStart w:id="307" w:name="_Toc529977831"/>
      <w:bookmarkStart w:id="308" w:name="_Toc529978141"/>
      <w:bookmarkStart w:id="309" w:name="_Toc529978248"/>
      <w:bookmarkStart w:id="310" w:name="_Toc529950478"/>
      <w:bookmarkStart w:id="311" w:name="_Toc529977832"/>
      <w:bookmarkStart w:id="312" w:name="_Toc529978142"/>
      <w:bookmarkStart w:id="313" w:name="_Toc529978249"/>
      <w:bookmarkStart w:id="314" w:name="_Toc515030405"/>
      <w:bookmarkStart w:id="315" w:name="_Toc529950481"/>
      <w:bookmarkStart w:id="316" w:name="_Toc529977835"/>
      <w:bookmarkStart w:id="317" w:name="_Toc529978145"/>
      <w:bookmarkStart w:id="318" w:name="_Toc529978252"/>
      <w:bookmarkStart w:id="319" w:name="_Toc529950482"/>
      <w:bookmarkStart w:id="320" w:name="_Toc529977836"/>
      <w:bookmarkStart w:id="321" w:name="_Toc529978146"/>
      <w:bookmarkStart w:id="322" w:name="_Toc529978253"/>
      <w:bookmarkStart w:id="323" w:name="_Toc529950483"/>
      <w:bookmarkStart w:id="324" w:name="_Toc529977837"/>
      <w:bookmarkStart w:id="325" w:name="_Toc529978147"/>
      <w:bookmarkStart w:id="326" w:name="_Toc529978254"/>
      <w:bookmarkStart w:id="327" w:name="_Toc514418024"/>
      <w:bookmarkStart w:id="328" w:name="_Toc514418089"/>
      <w:bookmarkStart w:id="329" w:name="_Toc514419673"/>
      <w:bookmarkStart w:id="330" w:name="_Toc514685963"/>
      <w:bookmarkStart w:id="331" w:name="_Toc514418025"/>
      <w:bookmarkStart w:id="332" w:name="_Toc514418090"/>
      <w:bookmarkStart w:id="333" w:name="_Toc514419674"/>
      <w:bookmarkStart w:id="334" w:name="_Toc514685964"/>
      <w:bookmarkStart w:id="335" w:name="_Toc514418026"/>
      <w:bookmarkStart w:id="336" w:name="_Toc514418091"/>
      <w:bookmarkStart w:id="337" w:name="_Toc514419675"/>
      <w:bookmarkStart w:id="338" w:name="_Toc514685965"/>
      <w:bookmarkStart w:id="339" w:name="_Toc514418027"/>
      <w:bookmarkStart w:id="340" w:name="_Toc514418092"/>
      <w:bookmarkStart w:id="341" w:name="_Toc514419676"/>
      <w:bookmarkStart w:id="342" w:name="_Toc514685966"/>
      <w:bookmarkStart w:id="343" w:name="_Toc514418028"/>
      <w:bookmarkStart w:id="344" w:name="_Toc514418093"/>
      <w:bookmarkStart w:id="345" w:name="_Toc514419677"/>
      <w:bookmarkStart w:id="346" w:name="_Toc514685967"/>
      <w:bookmarkStart w:id="347" w:name="_Toc514418029"/>
      <w:bookmarkStart w:id="348" w:name="_Toc514418094"/>
      <w:bookmarkStart w:id="349" w:name="_Toc514419678"/>
      <w:bookmarkStart w:id="350" w:name="_Toc514685968"/>
      <w:bookmarkStart w:id="351" w:name="_Toc514418030"/>
      <w:bookmarkStart w:id="352" w:name="_Toc514418095"/>
      <w:bookmarkStart w:id="353" w:name="_Toc514419679"/>
      <w:bookmarkStart w:id="354" w:name="_Toc514685969"/>
      <w:bookmarkStart w:id="355" w:name="_Toc514418031"/>
      <w:bookmarkStart w:id="356" w:name="_Toc514418096"/>
      <w:bookmarkStart w:id="357" w:name="_Toc514419680"/>
      <w:bookmarkStart w:id="358" w:name="_Toc514685970"/>
      <w:bookmarkStart w:id="359" w:name="_Toc514418032"/>
      <w:bookmarkStart w:id="360" w:name="_Toc514418097"/>
      <w:bookmarkStart w:id="361" w:name="_Toc514419681"/>
      <w:bookmarkStart w:id="362" w:name="_Toc514685971"/>
      <w:bookmarkStart w:id="363" w:name="_Toc514418033"/>
      <w:bookmarkStart w:id="364" w:name="_Toc514418098"/>
      <w:bookmarkStart w:id="365" w:name="_Toc514419682"/>
      <w:bookmarkStart w:id="366" w:name="_Toc514685972"/>
      <w:bookmarkStart w:id="367" w:name="_Toc514418034"/>
      <w:bookmarkStart w:id="368" w:name="_Toc514418099"/>
      <w:bookmarkStart w:id="369" w:name="_Toc514419683"/>
      <w:bookmarkStart w:id="370" w:name="_Toc514685973"/>
      <w:bookmarkStart w:id="371" w:name="_Toc514418035"/>
      <w:bookmarkStart w:id="372" w:name="_Toc514418100"/>
      <w:bookmarkStart w:id="373" w:name="_Toc514419684"/>
      <w:bookmarkStart w:id="374" w:name="_Toc514685974"/>
      <w:bookmarkStart w:id="375" w:name="_Toc514418036"/>
      <w:bookmarkStart w:id="376" w:name="_Toc514418101"/>
      <w:bookmarkStart w:id="377" w:name="_Toc514419685"/>
      <w:bookmarkStart w:id="378" w:name="_Toc514685975"/>
      <w:bookmarkStart w:id="379" w:name="_Toc514418037"/>
      <w:bookmarkStart w:id="380" w:name="_Toc514418102"/>
      <w:bookmarkStart w:id="381" w:name="_Toc514419686"/>
      <w:bookmarkStart w:id="382" w:name="_Toc514685976"/>
      <w:bookmarkStart w:id="383" w:name="_Toc514418038"/>
      <w:bookmarkStart w:id="384" w:name="_Toc514418103"/>
      <w:bookmarkStart w:id="385" w:name="_Toc514419687"/>
      <w:bookmarkStart w:id="386" w:name="_Toc514685977"/>
      <w:bookmarkStart w:id="387" w:name="_Toc514418039"/>
      <w:bookmarkStart w:id="388" w:name="_Toc514418104"/>
      <w:bookmarkStart w:id="389" w:name="_Toc514419688"/>
      <w:bookmarkStart w:id="390" w:name="_Toc514685978"/>
      <w:bookmarkStart w:id="391" w:name="_Toc514418040"/>
      <w:bookmarkStart w:id="392" w:name="_Toc514418105"/>
      <w:bookmarkStart w:id="393" w:name="_Toc514419689"/>
      <w:bookmarkStart w:id="394" w:name="_Toc514685979"/>
      <w:bookmarkStart w:id="395" w:name="_Toc514418041"/>
      <w:bookmarkStart w:id="396" w:name="_Toc514418106"/>
      <w:bookmarkStart w:id="397" w:name="_Toc514419690"/>
      <w:bookmarkStart w:id="398" w:name="_Toc514685980"/>
      <w:bookmarkStart w:id="399" w:name="_Toc514418042"/>
      <w:bookmarkStart w:id="400" w:name="_Toc514418107"/>
      <w:bookmarkStart w:id="401" w:name="_Toc514419691"/>
      <w:bookmarkStart w:id="402" w:name="_Toc514685981"/>
      <w:bookmarkStart w:id="403" w:name="_Toc514418043"/>
      <w:bookmarkStart w:id="404" w:name="_Toc514418108"/>
      <w:bookmarkStart w:id="405" w:name="_Toc514419692"/>
      <w:bookmarkStart w:id="406" w:name="_Toc514685982"/>
      <w:bookmarkStart w:id="407" w:name="_Toc514418044"/>
      <w:bookmarkStart w:id="408" w:name="_Toc514418109"/>
      <w:bookmarkStart w:id="409" w:name="_Toc514419693"/>
      <w:bookmarkStart w:id="410" w:name="_Toc514685983"/>
      <w:bookmarkStart w:id="411" w:name="_Toc514418045"/>
      <w:bookmarkStart w:id="412" w:name="_Toc514418110"/>
      <w:bookmarkStart w:id="413" w:name="_Toc514419694"/>
      <w:bookmarkStart w:id="414" w:name="_Toc514685984"/>
      <w:bookmarkStart w:id="415" w:name="_Toc346552353"/>
      <w:bookmarkStart w:id="416" w:name="_Toc346553520"/>
      <w:bookmarkStart w:id="417" w:name="_Toc438662695"/>
      <w:bookmarkStart w:id="418" w:name="_Toc472927456"/>
      <w:bookmarkStart w:id="419" w:name="_Toc473897015"/>
      <w:bookmarkStart w:id="420" w:name="_Toc518399768"/>
      <w:bookmarkStart w:id="421" w:name="_Toc518403215"/>
      <w:bookmarkStart w:id="422" w:name="_Toc526322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6F6281">
        <w:t>DOCUMENT CONTROL SHEET</w:t>
      </w:r>
      <w:bookmarkEnd w:id="415"/>
      <w:bookmarkEnd w:id="416"/>
      <w:bookmarkEnd w:id="417"/>
      <w:bookmarkEnd w:id="418"/>
      <w:bookmarkEnd w:id="419"/>
      <w:bookmarkEnd w:id="420"/>
      <w:bookmarkEnd w:id="421"/>
      <w:bookmarkEnd w:id="422"/>
    </w:p>
    <w:p w14:paraId="7C5E1AA4" w14:textId="77777777" w:rsidR="00382911" w:rsidRPr="006F6281" w:rsidRDefault="00382911" w:rsidP="00B87879">
      <w:pPr>
        <w:pStyle w:val="Bodytextsingle"/>
        <w:jc w:val="both"/>
        <w:rPr>
          <w:rFonts w:ascii="Calibri" w:hAnsi="Calibri" w:cstheme="minorHAnsi"/>
          <w:szCs w:val="20"/>
        </w:rPr>
      </w:pPr>
      <w:r w:rsidRPr="006F6281">
        <w:rPr>
          <w:rFonts w:ascii="Calibri" w:hAnsi="Calibri" w:cstheme="minorHAnsi"/>
          <w:szCs w:val="20"/>
        </w:rPr>
        <w:t>Who to reach out to if you have any queries, questions, changes or concerns.</w:t>
      </w:r>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298"/>
        <w:gridCol w:w="5980"/>
      </w:tblGrid>
      <w:tr w:rsidR="00382911" w:rsidRPr="006F6281" w14:paraId="72F05CE5" w14:textId="77777777" w:rsidTr="00823807">
        <w:trPr>
          <w:trHeight w:val="340"/>
          <w:tblHeader/>
        </w:trPr>
        <w:tc>
          <w:tcPr>
            <w:tcW w:w="3257" w:type="dxa"/>
            <w:tcBorders>
              <w:bottom w:val="single" w:sz="8" w:space="0" w:color="FFFFFF" w:themeColor="background1"/>
            </w:tcBorders>
            <w:shd w:val="clear" w:color="auto" w:fill="00B1EB" w:themeFill="accent3"/>
            <w:vAlign w:val="center"/>
          </w:tcPr>
          <w:p w14:paraId="10C03B18"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Name</w:t>
            </w:r>
          </w:p>
        </w:tc>
        <w:tc>
          <w:tcPr>
            <w:tcW w:w="5907" w:type="dxa"/>
            <w:tcBorders>
              <w:bottom w:val="single" w:sz="8" w:space="0" w:color="FFFFFF" w:themeColor="background1"/>
            </w:tcBorders>
            <w:shd w:val="clear" w:color="auto" w:fill="00B1EB" w:themeFill="accent3"/>
            <w:vAlign w:val="center"/>
          </w:tcPr>
          <w:p w14:paraId="39A7BC52"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Raja Ravi</w:t>
            </w:r>
          </w:p>
        </w:tc>
      </w:tr>
      <w:tr w:rsidR="00382911" w:rsidRPr="006F6281" w14:paraId="4141DF0E" w14:textId="77777777" w:rsidTr="00823807">
        <w:trPr>
          <w:trHeight w:val="340"/>
        </w:trPr>
        <w:tc>
          <w:tcPr>
            <w:tcW w:w="3257" w:type="dxa"/>
            <w:tcBorders>
              <w:top w:val="single" w:sz="8" w:space="0" w:color="FFFFFF" w:themeColor="background1"/>
              <w:bottom w:val="single" w:sz="8" w:space="0" w:color="FFFFFF" w:themeColor="background1"/>
            </w:tcBorders>
            <w:shd w:val="clear" w:color="auto" w:fill="E9E9E9"/>
          </w:tcPr>
          <w:p w14:paraId="0A28A57F"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Position</w:t>
            </w:r>
          </w:p>
        </w:tc>
        <w:tc>
          <w:tcPr>
            <w:tcW w:w="5907" w:type="dxa"/>
            <w:tcBorders>
              <w:top w:val="single" w:sz="8" w:space="0" w:color="FFFFFF" w:themeColor="background1"/>
              <w:bottom w:val="single" w:sz="8" w:space="0" w:color="FFFFFF" w:themeColor="background1"/>
            </w:tcBorders>
            <w:shd w:val="clear" w:color="auto" w:fill="E9E9E9"/>
          </w:tcPr>
          <w:p w14:paraId="5461A69E"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Senior Solution Architect</w:t>
            </w:r>
          </w:p>
        </w:tc>
      </w:tr>
      <w:tr w:rsidR="00382911" w:rsidRPr="006F6281" w14:paraId="5862185A" w14:textId="77777777" w:rsidTr="00823807">
        <w:trPr>
          <w:trHeight w:val="340"/>
        </w:trPr>
        <w:tc>
          <w:tcPr>
            <w:tcW w:w="3257" w:type="dxa"/>
            <w:tcBorders>
              <w:top w:val="single" w:sz="8" w:space="0" w:color="FFFFFF" w:themeColor="background1"/>
              <w:bottom w:val="single" w:sz="8" w:space="0" w:color="FFFFFF" w:themeColor="background1"/>
            </w:tcBorders>
            <w:shd w:val="clear" w:color="auto" w:fill="E9E9E9"/>
          </w:tcPr>
          <w:p w14:paraId="1716E5E5"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Phone</w:t>
            </w:r>
          </w:p>
        </w:tc>
        <w:tc>
          <w:tcPr>
            <w:tcW w:w="5907" w:type="dxa"/>
            <w:tcBorders>
              <w:top w:val="single" w:sz="8" w:space="0" w:color="FFFFFF" w:themeColor="background1"/>
              <w:bottom w:val="single" w:sz="8" w:space="0" w:color="FFFFFF" w:themeColor="background1"/>
            </w:tcBorders>
            <w:shd w:val="clear" w:color="auto" w:fill="E9E9E9"/>
          </w:tcPr>
          <w:p w14:paraId="647E3271"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03 8647 3572</w:t>
            </w:r>
          </w:p>
        </w:tc>
      </w:tr>
      <w:tr w:rsidR="00382911" w:rsidRPr="006F6281" w14:paraId="68D1BF6F" w14:textId="77777777" w:rsidTr="00823807">
        <w:trPr>
          <w:trHeight w:val="340"/>
        </w:trPr>
        <w:tc>
          <w:tcPr>
            <w:tcW w:w="3257" w:type="dxa"/>
            <w:tcBorders>
              <w:top w:val="single" w:sz="8" w:space="0" w:color="FFFFFF" w:themeColor="background1"/>
              <w:bottom w:val="single" w:sz="8" w:space="0" w:color="FFFFFF" w:themeColor="background1"/>
            </w:tcBorders>
            <w:shd w:val="clear" w:color="auto" w:fill="E9E9E9"/>
          </w:tcPr>
          <w:p w14:paraId="464D25D6" w14:textId="77777777" w:rsidR="00382911" w:rsidRPr="006F6281" w:rsidRDefault="00382911" w:rsidP="00B87879">
            <w:pPr>
              <w:pStyle w:val="a6"/>
              <w:jc w:val="both"/>
              <w:rPr>
                <w:rFonts w:ascii="Calibri" w:hAnsi="Calibri" w:cstheme="minorHAnsi"/>
                <w:szCs w:val="20"/>
              </w:rPr>
            </w:pPr>
            <w:r w:rsidRPr="006F6281">
              <w:rPr>
                <w:rFonts w:ascii="Calibri" w:hAnsi="Calibri" w:cstheme="minorHAnsi"/>
                <w:szCs w:val="20"/>
              </w:rPr>
              <w:t>Email</w:t>
            </w:r>
          </w:p>
        </w:tc>
        <w:tc>
          <w:tcPr>
            <w:tcW w:w="5907" w:type="dxa"/>
            <w:tcBorders>
              <w:top w:val="single" w:sz="8" w:space="0" w:color="FFFFFF" w:themeColor="background1"/>
              <w:bottom w:val="single" w:sz="8" w:space="0" w:color="FFFFFF" w:themeColor="background1"/>
            </w:tcBorders>
            <w:shd w:val="clear" w:color="auto" w:fill="E9E9E9"/>
          </w:tcPr>
          <w:p w14:paraId="18B16739" w14:textId="77777777" w:rsidR="00382911" w:rsidRPr="006F6281" w:rsidRDefault="00A43577" w:rsidP="00B87879">
            <w:pPr>
              <w:pStyle w:val="a6"/>
              <w:jc w:val="both"/>
              <w:rPr>
                <w:rFonts w:ascii="Calibri" w:hAnsi="Calibri" w:cstheme="minorHAnsi"/>
                <w:szCs w:val="20"/>
              </w:rPr>
            </w:pPr>
            <w:hyperlink r:id="rId30" w:history="1">
              <w:r w:rsidR="00382911" w:rsidRPr="006F6281">
                <w:rPr>
                  <w:rFonts w:ascii="Calibri" w:hAnsi="Calibri"/>
                </w:rPr>
                <w:t>Rajasekhar.ravi@team.telstra.com</w:t>
              </w:r>
            </w:hyperlink>
          </w:p>
        </w:tc>
      </w:tr>
    </w:tbl>
    <w:p w14:paraId="51A9FB56" w14:textId="77777777" w:rsidR="00382911" w:rsidRPr="006F6281" w:rsidRDefault="00382911" w:rsidP="00B87879">
      <w:pPr>
        <w:pStyle w:val="Bodytextsingle"/>
        <w:jc w:val="both"/>
        <w:rPr>
          <w:rFonts w:ascii="Calibri" w:hAnsi="Calibri" w:cstheme="minorHAnsi"/>
          <w:szCs w:val="20"/>
        </w:rPr>
      </w:pPr>
      <w:r w:rsidRPr="006F6281">
        <w:rPr>
          <w:rFonts w:ascii="Calibri" w:hAnsi="Calibri" w:cstheme="minorHAnsi"/>
          <w:szCs w:val="20"/>
        </w:rPr>
        <w:t>If you have a suggestion for improving this document, please contact the person listed above.</w:t>
      </w:r>
    </w:p>
    <w:p w14:paraId="130A281D" w14:textId="77777777" w:rsidR="00E54FCC" w:rsidRPr="006F6281" w:rsidRDefault="00E54FCC" w:rsidP="00B87879">
      <w:pPr>
        <w:pStyle w:val="Bodytextsingle"/>
        <w:jc w:val="both"/>
        <w:rPr>
          <w:rFonts w:ascii="Calibri" w:hAnsi="Calibri" w:cstheme="minorHAnsi"/>
          <w:szCs w:val="20"/>
        </w:rPr>
      </w:pPr>
    </w:p>
    <w:p w14:paraId="011BEF4F" w14:textId="77777777" w:rsidR="00382911" w:rsidRPr="006F6281" w:rsidRDefault="00382911" w:rsidP="00B87879">
      <w:pPr>
        <w:pStyle w:val="1"/>
        <w:jc w:val="both"/>
      </w:pPr>
      <w:bookmarkStart w:id="423" w:name="ROI"/>
      <w:bookmarkStart w:id="424" w:name="_Toc438662696"/>
      <w:bookmarkStart w:id="425" w:name="_Toc472927457"/>
      <w:bookmarkStart w:id="426" w:name="_Toc473897016"/>
      <w:bookmarkStart w:id="427" w:name="_Toc518399769"/>
      <w:bookmarkStart w:id="428" w:name="_Toc518403216"/>
      <w:bookmarkStart w:id="429" w:name="_Toc5263228"/>
      <w:bookmarkEnd w:id="423"/>
      <w:r w:rsidRPr="006F6281">
        <w:t>Record of changes</w:t>
      </w:r>
      <w:bookmarkEnd w:id="424"/>
      <w:bookmarkEnd w:id="425"/>
      <w:bookmarkEnd w:id="426"/>
      <w:bookmarkEnd w:id="427"/>
      <w:bookmarkEnd w:id="428"/>
      <w:bookmarkEnd w:id="429"/>
    </w:p>
    <w:tbl>
      <w:tblPr>
        <w:tblW w:w="8806" w:type="dxa"/>
        <w:tblInd w:w="39" w:type="dxa"/>
        <w:tblLayout w:type="fixed"/>
        <w:tblCellMar>
          <w:left w:w="56" w:type="dxa"/>
          <w:right w:w="56" w:type="dxa"/>
        </w:tblCellMar>
        <w:tblLook w:val="0000" w:firstRow="0" w:lastRow="0" w:firstColumn="0" w:lastColumn="0" w:noHBand="0" w:noVBand="0"/>
      </w:tblPr>
      <w:tblGrid>
        <w:gridCol w:w="868"/>
        <w:gridCol w:w="1559"/>
        <w:gridCol w:w="5245"/>
        <w:gridCol w:w="1134"/>
      </w:tblGrid>
      <w:tr w:rsidR="00382911" w:rsidRPr="006F6281" w14:paraId="7828B901" w14:textId="77777777" w:rsidTr="00823807">
        <w:trPr>
          <w:cantSplit/>
        </w:trPr>
        <w:tc>
          <w:tcPr>
            <w:tcW w:w="868" w:type="dxa"/>
            <w:tcBorders>
              <w:top w:val="single" w:sz="6" w:space="0" w:color="auto"/>
              <w:left w:val="single" w:sz="6" w:space="0" w:color="auto"/>
              <w:bottom w:val="single" w:sz="6" w:space="0" w:color="auto"/>
              <w:right w:val="single" w:sz="6" w:space="0" w:color="auto"/>
            </w:tcBorders>
            <w:shd w:val="clear" w:color="auto" w:fill="00B0F0"/>
          </w:tcPr>
          <w:p w14:paraId="648B33A9" w14:textId="77777777" w:rsidR="00382911" w:rsidRPr="006F5895" w:rsidRDefault="00382911" w:rsidP="00B87879">
            <w:pPr>
              <w:pStyle w:val="a6"/>
              <w:jc w:val="both"/>
              <w:rPr>
                <w:rFonts w:ascii="Calibri" w:hAnsi="Calibri"/>
                <w:sz w:val="18"/>
                <w:szCs w:val="20"/>
              </w:rPr>
            </w:pPr>
            <w:r w:rsidRPr="006F5895">
              <w:rPr>
                <w:rFonts w:ascii="Calibri" w:hAnsi="Calibri"/>
                <w:sz w:val="18"/>
                <w:szCs w:val="20"/>
              </w:rPr>
              <w:t>Issue No</w:t>
            </w:r>
          </w:p>
        </w:tc>
        <w:tc>
          <w:tcPr>
            <w:tcW w:w="1559" w:type="dxa"/>
            <w:tcBorders>
              <w:top w:val="single" w:sz="6" w:space="0" w:color="auto"/>
              <w:left w:val="single" w:sz="6" w:space="0" w:color="auto"/>
              <w:bottom w:val="single" w:sz="6" w:space="0" w:color="auto"/>
              <w:right w:val="single" w:sz="6" w:space="0" w:color="auto"/>
            </w:tcBorders>
            <w:shd w:val="clear" w:color="auto" w:fill="00B0F0"/>
          </w:tcPr>
          <w:p w14:paraId="4B49C43B" w14:textId="77777777" w:rsidR="00382911" w:rsidRPr="006F5895" w:rsidRDefault="00382911" w:rsidP="00B87879">
            <w:pPr>
              <w:pStyle w:val="a6"/>
              <w:jc w:val="both"/>
              <w:rPr>
                <w:rFonts w:ascii="Calibri" w:hAnsi="Calibri"/>
                <w:sz w:val="18"/>
                <w:szCs w:val="20"/>
              </w:rPr>
            </w:pPr>
            <w:r w:rsidRPr="006F5895">
              <w:rPr>
                <w:rFonts w:ascii="Calibri" w:hAnsi="Calibri"/>
                <w:sz w:val="18"/>
                <w:szCs w:val="20"/>
              </w:rPr>
              <w:t>Issue Date</w:t>
            </w:r>
          </w:p>
        </w:tc>
        <w:tc>
          <w:tcPr>
            <w:tcW w:w="5245" w:type="dxa"/>
            <w:tcBorders>
              <w:top w:val="single" w:sz="6" w:space="0" w:color="auto"/>
              <w:left w:val="single" w:sz="6" w:space="0" w:color="auto"/>
              <w:bottom w:val="single" w:sz="6" w:space="0" w:color="auto"/>
              <w:right w:val="single" w:sz="6" w:space="0" w:color="auto"/>
            </w:tcBorders>
            <w:shd w:val="clear" w:color="auto" w:fill="00B0F0"/>
          </w:tcPr>
          <w:p w14:paraId="67F9E7E5" w14:textId="77777777" w:rsidR="00382911" w:rsidRPr="006F5895" w:rsidRDefault="00382911" w:rsidP="00B87879">
            <w:pPr>
              <w:pStyle w:val="a6"/>
              <w:jc w:val="both"/>
              <w:rPr>
                <w:rFonts w:ascii="Calibri" w:hAnsi="Calibri"/>
                <w:sz w:val="18"/>
                <w:szCs w:val="20"/>
              </w:rPr>
            </w:pPr>
            <w:r w:rsidRPr="006F5895">
              <w:rPr>
                <w:rFonts w:ascii="Calibri" w:hAnsi="Calibri"/>
                <w:sz w:val="18"/>
                <w:szCs w:val="20"/>
              </w:rPr>
              <w:t>Nature of Amendment</w:t>
            </w:r>
          </w:p>
        </w:tc>
        <w:tc>
          <w:tcPr>
            <w:tcW w:w="1134" w:type="dxa"/>
            <w:tcBorders>
              <w:top w:val="single" w:sz="6" w:space="0" w:color="auto"/>
              <w:left w:val="single" w:sz="6" w:space="0" w:color="auto"/>
              <w:bottom w:val="single" w:sz="6" w:space="0" w:color="auto"/>
              <w:right w:val="single" w:sz="6" w:space="0" w:color="auto"/>
            </w:tcBorders>
            <w:shd w:val="clear" w:color="auto" w:fill="00B0F0"/>
          </w:tcPr>
          <w:p w14:paraId="79421B92" w14:textId="77777777" w:rsidR="00382911" w:rsidRPr="006F5895" w:rsidRDefault="00382911" w:rsidP="00B87879">
            <w:pPr>
              <w:pStyle w:val="a6"/>
              <w:jc w:val="both"/>
              <w:rPr>
                <w:rFonts w:ascii="Calibri" w:hAnsi="Calibri"/>
                <w:sz w:val="18"/>
                <w:szCs w:val="20"/>
              </w:rPr>
            </w:pPr>
            <w:r w:rsidRPr="006F5895">
              <w:rPr>
                <w:rFonts w:ascii="Calibri" w:hAnsi="Calibri"/>
                <w:sz w:val="18"/>
                <w:szCs w:val="20"/>
              </w:rPr>
              <w:t>Author</w:t>
            </w:r>
          </w:p>
        </w:tc>
      </w:tr>
      <w:tr w:rsidR="00EB4537" w:rsidRPr="006F6281" w14:paraId="74FE646A"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35D81788" w14:textId="0D3A99CC" w:rsidR="00EB4537" w:rsidRDefault="00EB4537" w:rsidP="00B87879">
            <w:pPr>
              <w:pStyle w:val="a6"/>
              <w:jc w:val="both"/>
              <w:rPr>
                <w:rFonts w:ascii="Calibri" w:hAnsi="Calibri"/>
                <w:sz w:val="18"/>
                <w:szCs w:val="20"/>
              </w:rPr>
            </w:pPr>
            <w:r>
              <w:rPr>
                <w:rFonts w:ascii="Calibri" w:hAnsi="Calibri"/>
                <w:sz w:val="18"/>
                <w:szCs w:val="20"/>
              </w:rPr>
              <w:t>0.60</w:t>
            </w:r>
          </w:p>
        </w:tc>
        <w:tc>
          <w:tcPr>
            <w:tcW w:w="1559" w:type="dxa"/>
            <w:tcBorders>
              <w:top w:val="single" w:sz="6" w:space="0" w:color="auto"/>
              <w:left w:val="single" w:sz="6" w:space="0" w:color="auto"/>
              <w:bottom w:val="single" w:sz="6" w:space="0" w:color="auto"/>
              <w:right w:val="single" w:sz="6" w:space="0" w:color="auto"/>
            </w:tcBorders>
          </w:tcPr>
          <w:p w14:paraId="3E0B8B02" w14:textId="3B60D00C" w:rsidR="00EB4537" w:rsidRDefault="00996EEB" w:rsidP="00100C5B">
            <w:pPr>
              <w:pStyle w:val="a6"/>
              <w:jc w:val="both"/>
              <w:rPr>
                <w:rFonts w:ascii="Calibri" w:hAnsi="Calibri"/>
                <w:sz w:val="18"/>
                <w:szCs w:val="18"/>
              </w:rPr>
            </w:pPr>
            <w:r>
              <w:rPr>
                <w:rFonts w:ascii="Calibri" w:hAnsi="Calibri"/>
                <w:sz w:val="18"/>
                <w:szCs w:val="18"/>
              </w:rPr>
              <w:t>4</w:t>
            </w:r>
            <w:r w:rsidRPr="00996EEB">
              <w:rPr>
                <w:rFonts w:ascii="Calibri" w:hAnsi="Calibri"/>
                <w:sz w:val="18"/>
                <w:szCs w:val="18"/>
                <w:vertAlign w:val="superscript"/>
              </w:rPr>
              <w:t>th</w:t>
            </w:r>
            <w:r>
              <w:rPr>
                <w:rFonts w:ascii="Calibri" w:hAnsi="Calibri"/>
                <w:sz w:val="18"/>
                <w:szCs w:val="18"/>
              </w:rPr>
              <w:t xml:space="preserve"> </w:t>
            </w:r>
            <w:r w:rsidR="00EB4537">
              <w:rPr>
                <w:rFonts w:ascii="Calibri" w:hAnsi="Calibri"/>
                <w:sz w:val="18"/>
                <w:szCs w:val="18"/>
              </w:rPr>
              <w:t>Apr 2019</w:t>
            </w:r>
          </w:p>
        </w:tc>
        <w:tc>
          <w:tcPr>
            <w:tcW w:w="5245" w:type="dxa"/>
            <w:tcBorders>
              <w:top w:val="single" w:sz="6" w:space="0" w:color="auto"/>
              <w:left w:val="single" w:sz="6" w:space="0" w:color="auto"/>
              <w:bottom w:val="single" w:sz="6" w:space="0" w:color="auto"/>
              <w:right w:val="single" w:sz="6" w:space="0" w:color="auto"/>
            </w:tcBorders>
          </w:tcPr>
          <w:p w14:paraId="5BE093F5" w14:textId="57C1293C" w:rsidR="00EB4537" w:rsidRDefault="00CC1FC4" w:rsidP="00B87879">
            <w:pPr>
              <w:pStyle w:val="a6"/>
              <w:jc w:val="both"/>
              <w:rPr>
                <w:rFonts w:ascii="Calibri" w:hAnsi="Calibri"/>
                <w:sz w:val="18"/>
                <w:szCs w:val="18"/>
              </w:rPr>
            </w:pPr>
            <w:r>
              <w:rPr>
                <w:rFonts w:ascii="Calibri" w:hAnsi="Calibri"/>
                <w:sz w:val="18"/>
                <w:szCs w:val="18"/>
              </w:rPr>
              <w:t xml:space="preserve">Updated several sections for completeness, added BLE default operation and </w:t>
            </w:r>
            <w:r w:rsidR="0033343F">
              <w:rPr>
                <w:rFonts w:ascii="Calibri" w:hAnsi="Calibri"/>
                <w:sz w:val="18"/>
                <w:szCs w:val="18"/>
              </w:rPr>
              <w:t>connectivity deta</w:t>
            </w:r>
            <w:r w:rsidR="00F064BF">
              <w:rPr>
                <w:rFonts w:ascii="Calibri" w:hAnsi="Calibri"/>
                <w:sz w:val="18"/>
                <w:szCs w:val="18"/>
              </w:rPr>
              <w:t>ils</w:t>
            </w:r>
            <w:r w:rsidR="00151790">
              <w:rPr>
                <w:rFonts w:ascii="Calibri" w:hAnsi="Calibri"/>
                <w:sz w:val="18"/>
                <w:szCs w:val="18"/>
              </w:rPr>
              <w:t xml:space="preserve"> to 4.4.1</w:t>
            </w:r>
          </w:p>
        </w:tc>
        <w:tc>
          <w:tcPr>
            <w:tcW w:w="1134" w:type="dxa"/>
            <w:tcBorders>
              <w:top w:val="single" w:sz="6" w:space="0" w:color="auto"/>
              <w:left w:val="single" w:sz="6" w:space="0" w:color="auto"/>
              <w:bottom w:val="single" w:sz="6" w:space="0" w:color="auto"/>
              <w:right w:val="single" w:sz="6" w:space="0" w:color="auto"/>
            </w:tcBorders>
          </w:tcPr>
          <w:p w14:paraId="5198FBBD" w14:textId="10D71FE5" w:rsidR="00EB4537" w:rsidRDefault="00EB4537" w:rsidP="00B87879">
            <w:pPr>
              <w:pStyle w:val="a6"/>
              <w:jc w:val="both"/>
              <w:rPr>
                <w:rFonts w:ascii="Calibri" w:hAnsi="Calibri"/>
                <w:sz w:val="18"/>
                <w:szCs w:val="18"/>
              </w:rPr>
            </w:pPr>
            <w:r>
              <w:rPr>
                <w:rFonts w:ascii="Calibri" w:hAnsi="Calibri"/>
                <w:sz w:val="18"/>
                <w:szCs w:val="18"/>
              </w:rPr>
              <w:t>SH</w:t>
            </w:r>
          </w:p>
        </w:tc>
      </w:tr>
      <w:tr w:rsidR="007C515C" w:rsidRPr="006F6281" w14:paraId="476E7EF2"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4A0E6FD9" w14:textId="779CC807" w:rsidR="007C515C" w:rsidRDefault="007C515C" w:rsidP="00B87879">
            <w:pPr>
              <w:pStyle w:val="a6"/>
              <w:jc w:val="both"/>
              <w:rPr>
                <w:rFonts w:ascii="Calibri" w:hAnsi="Calibri"/>
                <w:sz w:val="18"/>
                <w:szCs w:val="20"/>
              </w:rPr>
            </w:pPr>
            <w:r>
              <w:rPr>
                <w:rFonts w:ascii="Calibri" w:hAnsi="Calibri"/>
                <w:sz w:val="18"/>
                <w:szCs w:val="20"/>
              </w:rPr>
              <w:t>0.55</w:t>
            </w:r>
          </w:p>
        </w:tc>
        <w:tc>
          <w:tcPr>
            <w:tcW w:w="1559" w:type="dxa"/>
            <w:tcBorders>
              <w:top w:val="single" w:sz="6" w:space="0" w:color="auto"/>
              <w:left w:val="single" w:sz="6" w:space="0" w:color="auto"/>
              <w:bottom w:val="single" w:sz="6" w:space="0" w:color="auto"/>
              <w:right w:val="single" w:sz="6" w:space="0" w:color="auto"/>
            </w:tcBorders>
          </w:tcPr>
          <w:p w14:paraId="26E5C18F" w14:textId="27EF5AA0" w:rsidR="007C515C" w:rsidRDefault="007C515C" w:rsidP="00100C5B">
            <w:pPr>
              <w:pStyle w:val="a6"/>
              <w:jc w:val="both"/>
              <w:rPr>
                <w:rFonts w:ascii="Calibri" w:hAnsi="Calibri"/>
                <w:sz w:val="18"/>
                <w:szCs w:val="18"/>
              </w:rPr>
            </w:pPr>
            <w:r>
              <w:rPr>
                <w:rFonts w:ascii="Calibri" w:hAnsi="Calibri"/>
                <w:sz w:val="18"/>
                <w:szCs w:val="18"/>
              </w:rPr>
              <w:t>1</w:t>
            </w:r>
            <w:r w:rsidRPr="00EB4537">
              <w:rPr>
                <w:rFonts w:ascii="Calibri" w:hAnsi="Calibri"/>
                <w:sz w:val="18"/>
                <w:szCs w:val="18"/>
                <w:vertAlign w:val="superscript"/>
              </w:rPr>
              <w:t>st</w:t>
            </w:r>
            <w:r>
              <w:rPr>
                <w:rFonts w:ascii="Calibri" w:hAnsi="Calibri"/>
                <w:sz w:val="18"/>
                <w:szCs w:val="18"/>
              </w:rPr>
              <w:t xml:space="preserve"> Mar 2019</w:t>
            </w:r>
          </w:p>
        </w:tc>
        <w:tc>
          <w:tcPr>
            <w:tcW w:w="5245" w:type="dxa"/>
            <w:tcBorders>
              <w:top w:val="single" w:sz="6" w:space="0" w:color="auto"/>
              <w:left w:val="single" w:sz="6" w:space="0" w:color="auto"/>
              <w:bottom w:val="single" w:sz="6" w:space="0" w:color="auto"/>
              <w:right w:val="single" w:sz="6" w:space="0" w:color="auto"/>
            </w:tcBorders>
          </w:tcPr>
          <w:p w14:paraId="573F49BD" w14:textId="59D99ED0" w:rsidR="007C515C" w:rsidRDefault="007C515C" w:rsidP="00B87879">
            <w:pPr>
              <w:pStyle w:val="a6"/>
              <w:jc w:val="both"/>
              <w:rPr>
                <w:rFonts w:ascii="Calibri" w:hAnsi="Calibri"/>
                <w:sz w:val="18"/>
                <w:szCs w:val="18"/>
              </w:rPr>
            </w:pPr>
            <w:r>
              <w:rPr>
                <w:rFonts w:ascii="Calibri" w:hAnsi="Calibri"/>
                <w:sz w:val="18"/>
                <w:szCs w:val="18"/>
              </w:rPr>
              <w:t>Updated LTE Payload spec to adjust values and add new items</w:t>
            </w:r>
          </w:p>
        </w:tc>
        <w:tc>
          <w:tcPr>
            <w:tcW w:w="1134" w:type="dxa"/>
            <w:tcBorders>
              <w:top w:val="single" w:sz="6" w:space="0" w:color="auto"/>
              <w:left w:val="single" w:sz="6" w:space="0" w:color="auto"/>
              <w:bottom w:val="single" w:sz="6" w:space="0" w:color="auto"/>
              <w:right w:val="single" w:sz="6" w:space="0" w:color="auto"/>
            </w:tcBorders>
          </w:tcPr>
          <w:p w14:paraId="31FCB9BE" w14:textId="1AE23A04" w:rsidR="007C515C" w:rsidRDefault="007C515C" w:rsidP="00B87879">
            <w:pPr>
              <w:pStyle w:val="a6"/>
              <w:jc w:val="both"/>
              <w:rPr>
                <w:rFonts w:ascii="Calibri" w:hAnsi="Calibri"/>
                <w:sz w:val="18"/>
                <w:szCs w:val="18"/>
              </w:rPr>
            </w:pPr>
            <w:r>
              <w:rPr>
                <w:rFonts w:ascii="Calibri" w:hAnsi="Calibri"/>
                <w:sz w:val="18"/>
                <w:szCs w:val="18"/>
              </w:rPr>
              <w:t>RR</w:t>
            </w:r>
          </w:p>
        </w:tc>
      </w:tr>
      <w:tr w:rsidR="00A050AE" w:rsidRPr="006F6281" w14:paraId="1B2AF858"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1C1CC2A5" w14:textId="446FEB1D" w:rsidR="00A050AE" w:rsidRDefault="00A050AE" w:rsidP="00B87879">
            <w:pPr>
              <w:pStyle w:val="a6"/>
              <w:jc w:val="both"/>
              <w:rPr>
                <w:rFonts w:ascii="Calibri" w:hAnsi="Calibri"/>
                <w:sz w:val="18"/>
                <w:szCs w:val="20"/>
              </w:rPr>
            </w:pPr>
            <w:r>
              <w:rPr>
                <w:rFonts w:ascii="Calibri" w:hAnsi="Calibri"/>
                <w:sz w:val="18"/>
                <w:szCs w:val="20"/>
              </w:rPr>
              <w:t>0.50</w:t>
            </w:r>
          </w:p>
        </w:tc>
        <w:tc>
          <w:tcPr>
            <w:tcW w:w="1559" w:type="dxa"/>
            <w:tcBorders>
              <w:top w:val="single" w:sz="6" w:space="0" w:color="auto"/>
              <w:left w:val="single" w:sz="6" w:space="0" w:color="auto"/>
              <w:bottom w:val="single" w:sz="6" w:space="0" w:color="auto"/>
              <w:right w:val="single" w:sz="6" w:space="0" w:color="auto"/>
            </w:tcBorders>
          </w:tcPr>
          <w:p w14:paraId="1663F907" w14:textId="6F35EC6F" w:rsidR="00A050AE" w:rsidRDefault="00A050AE" w:rsidP="00100C5B">
            <w:pPr>
              <w:pStyle w:val="a6"/>
              <w:jc w:val="both"/>
              <w:rPr>
                <w:rFonts w:ascii="Calibri" w:hAnsi="Calibri"/>
                <w:sz w:val="18"/>
                <w:szCs w:val="18"/>
              </w:rPr>
            </w:pPr>
            <w:r>
              <w:rPr>
                <w:rFonts w:ascii="Calibri" w:hAnsi="Calibri"/>
                <w:sz w:val="18"/>
                <w:szCs w:val="18"/>
              </w:rPr>
              <w:t>21</w:t>
            </w:r>
            <w:r w:rsidRPr="00823807">
              <w:rPr>
                <w:rFonts w:ascii="Calibri" w:hAnsi="Calibri"/>
                <w:sz w:val="18"/>
                <w:szCs w:val="18"/>
                <w:vertAlign w:val="superscript"/>
              </w:rPr>
              <w:t>st</w:t>
            </w:r>
            <w:r>
              <w:rPr>
                <w:rFonts w:ascii="Calibri" w:hAnsi="Calibri"/>
                <w:sz w:val="18"/>
                <w:szCs w:val="18"/>
              </w:rPr>
              <w:t xml:space="preserve"> Dec 2018</w:t>
            </w:r>
          </w:p>
        </w:tc>
        <w:tc>
          <w:tcPr>
            <w:tcW w:w="5245" w:type="dxa"/>
            <w:tcBorders>
              <w:top w:val="single" w:sz="6" w:space="0" w:color="auto"/>
              <w:left w:val="single" w:sz="6" w:space="0" w:color="auto"/>
              <w:bottom w:val="single" w:sz="6" w:space="0" w:color="auto"/>
              <w:right w:val="single" w:sz="6" w:space="0" w:color="auto"/>
            </w:tcBorders>
          </w:tcPr>
          <w:p w14:paraId="14554728" w14:textId="2C5819D8" w:rsidR="00A050AE" w:rsidRDefault="00A050AE" w:rsidP="00B87879">
            <w:pPr>
              <w:pStyle w:val="a6"/>
              <w:jc w:val="both"/>
              <w:rPr>
                <w:rFonts w:ascii="Calibri" w:hAnsi="Calibri"/>
                <w:sz w:val="18"/>
                <w:szCs w:val="18"/>
              </w:rPr>
            </w:pPr>
            <w:r>
              <w:rPr>
                <w:rFonts w:ascii="Calibri" w:hAnsi="Calibri"/>
                <w:sz w:val="18"/>
                <w:szCs w:val="18"/>
              </w:rPr>
              <w:t>Modified payload for factory reset and shipping mode</w:t>
            </w:r>
          </w:p>
        </w:tc>
        <w:tc>
          <w:tcPr>
            <w:tcW w:w="1134" w:type="dxa"/>
            <w:tcBorders>
              <w:top w:val="single" w:sz="6" w:space="0" w:color="auto"/>
              <w:left w:val="single" w:sz="6" w:space="0" w:color="auto"/>
              <w:bottom w:val="single" w:sz="6" w:space="0" w:color="auto"/>
              <w:right w:val="single" w:sz="6" w:space="0" w:color="auto"/>
            </w:tcBorders>
          </w:tcPr>
          <w:p w14:paraId="26977331" w14:textId="335422ED" w:rsidR="00A050AE" w:rsidRDefault="00A050AE" w:rsidP="00B87879">
            <w:pPr>
              <w:pStyle w:val="a6"/>
              <w:jc w:val="both"/>
              <w:rPr>
                <w:rFonts w:ascii="Calibri" w:hAnsi="Calibri"/>
                <w:sz w:val="18"/>
                <w:szCs w:val="18"/>
              </w:rPr>
            </w:pPr>
            <w:r>
              <w:rPr>
                <w:rFonts w:ascii="Calibri" w:hAnsi="Calibri"/>
                <w:sz w:val="18"/>
                <w:szCs w:val="18"/>
              </w:rPr>
              <w:t>SH</w:t>
            </w:r>
          </w:p>
        </w:tc>
      </w:tr>
      <w:tr w:rsidR="00384D44" w:rsidRPr="006F6281" w14:paraId="04597A79"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32178744" w14:textId="1988C2EE" w:rsidR="00384D44" w:rsidRDefault="00384D44" w:rsidP="00B87879">
            <w:pPr>
              <w:pStyle w:val="a6"/>
              <w:jc w:val="both"/>
              <w:rPr>
                <w:rFonts w:ascii="Calibri" w:hAnsi="Calibri"/>
                <w:sz w:val="18"/>
                <w:szCs w:val="20"/>
              </w:rPr>
            </w:pPr>
            <w:r>
              <w:rPr>
                <w:rFonts w:ascii="Calibri" w:hAnsi="Calibri"/>
                <w:sz w:val="18"/>
                <w:szCs w:val="20"/>
              </w:rPr>
              <w:lastRenderedPageBreak/>
              <w:t>0.45</w:t>
            </w:r>
          </w:p>
        </w:tc>
        <w:tc>
          <w:tcPr>
            <w:tcW w:w="1559" w:type="dxa"/>
            <w:tcBorders>
              <w:top w:val="single" w:sz="6" w:space="0" w:color="auto"/>
              <w:left w:val="single" w:sz="6" w:space="0" w:color="auto"/>
              <w:bottom w:val="single" w:sz="6" w:space="0" w:color="auto"/>
              <w:right w:val="single" w:sz="6" w:space="0" w:color="auto"/>
            </w:tcBorders>
          </w:tcPr>
          <w:p w14:paraId="4BAD19AA" w14:textId="3BFED2C3" w:rsidR="00384D44" w:rsidRDefault="00384D44" w:rsidP="00100C5B">
            <w:pPr>
              <w:pStyle w:val="a6"/>
              <w:jc w:val="both"/>
              <w:rPr>
                <w:rFonts w:ascii="Calibri" w:hAnsi="Calibri"/>
                <w:sz w:val="18"/>
                <w:szCs w:val="18"/>
              </w:rPr>
            </w:pPr>
            <w:r>
              <w:rPr>
                <w:rFonts w:ascii="Calibri" w:hAnsi="Calibri"/>
                <w:sz w:val="18"/>
                <w:szCs w:val="18"/>
              </w:rPr>
              <w:t>20</w:t>
            </w:r>
            <w:r w:rsidRPr="0022648F">
              <w:rPr>
                <w:rFonts w:ascii="Calibri" w:hAnsi="Calibri"/>
                <w:sz w:val="18"/>
                <w:szCs w:val="18"/>
                <w:vertAlign w:val="superscript"/>
              </w:rPr>
              <w:t>th</w:t>
            </w:r>
            <w:r>
              <w:rPr>
                <w:rFonts w:ascii="Calibri" w:hAnsi="Calibri"/>
                <w:sz w:val="18"/>
                <w:szCs w:val="18"/>
              </w:rPr>
              <w:t xml:space="preserve"> Dec 2018</w:t>
            </w:r>
          </w:p>
        </w:tc>
        <w:tc>
          <w:tcPr>
            <w:tcW w:w="5245" w:type="dxa"/>
            <w:tcBorders>
              <w:top w:val="single" w:sz="6" w:space="0" w:color="auto"/>
              <w:left w:val="single" w:sz="6" w:space="0" w:color="auto"/>
              <w:bottom w:val="single" w:sz="6" w:space="0" w:color="auto"/>
              <w:right w:val="single" w:sz="6" w:space="0" w:color="auto"/>
            </w:tcBorders>
          </w:tcPr>
          <w:p w14:paraId="4ABE600E" w14:textId="2A0EB19A" w:rsidR="00384D44" w:rsidRDefault="00384D44" w:rsidP="00B87879">
            <w:pPr>
              <w:pStyle w:val="a6"/>
              <w:jc w:val="both"/>
              <w:rPr>
                <w:rFonts w:ascii="Calibri" w:hAnsi="Calibri"/>
                <w:sz w:val="18"/>
                <w:szCs w:val="18"/>
              </w:rPr>
            </w:pPr>
            <w:r>
              <w:rPr>
                <w:rFonts w:ascii="Calibri" w:hAnsi="Calibri"/>
                <w:sz w:val="18"/>
                <w:szCs w:val="18"/>
              </w:rPr>
              <w:t xml:space="preserve">Updated and embedded Bluetooth Specs v1.2, Added Battery Level </w:t>
            </w:r>
            <w:r w:rsidR="0022648F">
              <w:rPr>
                <w:rFonts w:ascii="Calibri" w:hAnsi="Calibri"/>
                <w:sz w:val="18"/>
                <w:szCs w:val="18"/>
              </w:rPr>
              <w:t xml:space="preserve">Reporting to </w:t>
            </w:r>
            <w:r w:rsidR="00DB2893">
              <w:rPr>
                <w:rFonts w:ascii="Calibri" w:hAnsi="Calibri"/>
                <w:sz w:val="18"/>
                <w:szCs w:val="18"/>
              </w:rPr>
              <w:t xml:space="preserve">section </w:t>
            </w:r>
            <w:r w:rsidR="0022648F">
              <w:rPr>
                <w:rFonts w:ascii="Calibri" w:hAnsi="Calibri"/>
                <w:sz w:val="18"/>
                <w:szCs w:val="18"/>
              </w:rPr>
              <w:t>4.10</w:t>
            </w:r>
            <w:r w:rsidR="00383F50">
              <w:rPr>
                <w:rFonts w:ascii="Calibri" w:hAnsi="Calibri"/>
                <w:sz w:val="18"/>
                <w:szCs w:val="18"/>
              </w:rPr>
              <w:t>, section 5.1 updated to reflect new battery levels</w:t>
            </w:r>
          </w:p>
        </w:tc>
        <w:tc>
          <w:tcPr>
            <w:tcW w:w="1134" w:type="dxa"/>
            <w:tcBorders>
              <w:top w:val="single" w:sz="6" w:space="0" w:color="auto"/>
              <w:left w:val="single" w:sz="6" w:space="0" w:color="auto"/>
              <w:bottom w:val="single" w:sz="6" w:space="0" w:color="auto"/>
              <w:right w:val="single" w:sz="6" w:space="0" w:color="auto"/>
            </w:tcBorders>
          </w:tcPr>
          <w:p w14:paraId="0477D600" w14:textId="20CE212E" w:rsidR="00384D44" w:rsidRDefault="00384D44" w:rsidP="00B87879">
            <w:pPr>
              <w:pStyle w:val="a6"/>
              <w:jc w:val="both"/>
              <w:rPr>
                <w:rFonts w:ascii="Calibri" w:hAnsi="Calibri"/>
                <w:sz w:val="18"/>
                <w:szCs w:val="18"/>
              </w:rPr>
            </w:pPr>
            <w:r>
              <w:rPr>
                <w:rFonts w:ascii="Calibri" w:hAnsi="Calibri"/>
                <w:sz w:val="18"/>
                <w:szCs w:val="18"/>
              </w:rPr>
              <w:t>SH</w:t>
            </w:r>
          </w:p>
        </w:tc>
      </w:tr>
      <w:tr w:rsidR="00D05E29" w:rsidRPr="006F6281" w14:paraId="0A8C40DD"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3FA0A4E8" w14:textId="79FB4AE0" w:rsidR="00D05E29" w:rsidRDefault="00D05E29" w:rsidP="00B87879">
            <w:pPr>
              <w:pStyle w:val="a6"/>
              <w:jc w:val="both"/>
              <w:rPr>
                <w:rFonts w:ascii="Calibri" w:hAnsi="Calibri"/>
                <w:sz w:val="18"/>
                <w:szCs w:val="20"/>
              </w:rPr>
            </w:pPr>
            <w:r>
              <w:rPr>
                <w:rFonts w:ascii="Calibri" w:hAnsi="Calibri"/>
                <w:sz w:val="18"/>
                <w:szCs w:val="20"/>
              </w:rPr>
              <w:t>0.4</w:t>
            </w:r>
          </w:p>
        </w:tc>
        <w:tc>
          <w:tcPr>
            <w:tcW w:w="1559" w:type="dxa"/>
            <w:tcBorders>
              <w:top w:val="single" w:sz="6" w:space="0" w:color="auto"/>
              <w:left w:val="single" w:sz="6" w:space="0" w:color="auto"/>
              <w:bottom w:val="single" w:sz="6" w:space="0" w:color="auto"/>
              <w:right w:val="single" w:sz="6" w:space="0" w:color="auto"/>
            </w:tcBorders>
          </w:tcPr>
          <w:p w14:paraId="10E32157" w14:textId="49C88E69" w:rsidR="00D05E29" w:rsidRDefault="00D05E29" w:rsidP="00100C5B">
            <w:pPr>
              <w:pStyle w:val="a6"/>
              <w:jc w:val="both"/>
              <w:rPr>
                <w:rFonts w:ascii="Calibri" w:hAnsi="Calibri"/>
                <w:sz w:val="18"/>
                <w:szCs w:val="18"/>
              </w:rPr>
            </w:pPr>
            <w:r>
              <w:rPr>
                <w:rFonts w:ascii="Calibri" w:hAnsi="Calibri"/>
                <w:sz w:val="18"/>
                <w:szCs w:val="18"/>
              </w:rPr>
              <w:t>14</w:t>
            </w:r>
            <w:r>
              <w:rPr>
                <w:rFonts w:ascii="Calibri" w:hAnsi="Calibri"/>
                <w:sz w:val="18"/>
                <w:szCs w:val="18"/>
                <w:vertAlign w:val="superscript"/>
              </w:rPr>
              <w:t xml:space="preserve">th </w:t>
            </w:r>
            <w:r>
              <w:rPr>
                <w:rFonts w:ascii="Calibri" w:hAnsi="Calibri"/>
                <w:sz w:val="18"/>
                <w:szCs w:val="18"/>
              </w:rPr>
              <w:t>Dec 2018</w:t>
            </w:r>
          </w:p>
        </w:tc>
        <w:tc>
          <w:tcPr>
            <w:tcW w:w="5245" w:type="dxa"/>
            <w:tcBorders>
              <w:top w:val="single" w:sz="6" w:space="0" w:color="auto"/>
              <w:left w:val="single" w:sz="6" w:space="0" w:color="auto"/>
              <w:bottom w:val="single" w:sz="6" w:space="0" w:color="auto"/>
              <w:right w:val="single" w:sz="6" w:space="0" w:color="auto"/>
            </w:tcBorders>
          </w:tcPr>
          <w:p w14:paraId="7482BDE6" w14:textId="1411B77E" w:rsidR="00D05E29" w:rsidRDefault="00D05E29" w:rsidP="00B87879">
            <w:pPr>
              <w:pStyle w:val="a6"/>
              <w:jc w:val="both"/>
              <w:rPr>
                <w:rFonts w:ascii="Calibri" w:hAnsi="Calibri"/>
                <w:sz w:val="18"/>
                <w:szCs w:val="18"/>
              </w:rPr>
            </w:pPr>
            <w:r>
              <w:rPr>
                <w:rFonts w:ascii="Calibri" w:hAnsi="Calibri"/>
                <w:sz w:val="18"/>
                <w:szCs w:val="18"/>
              </w:rPr>
              <w:t>Updated the section 4.6 with multiple diagrams instead of one flow diagram. The tracking changes is on the document as it is baselined.</w:t>
            </w:r>
          </w:p>
        </w:tc>
        <w:tc>
          <w:tcPr>
            <w:tcW w:w="1134" w:type="dxa"/>
            <w:tcBorders>
              <w:top w:val="single" w:sz="6" w:space="0" w:color="auto"/>
              <w:left w:val="single" w:sz="6" w:space="0" w:color="auto"/>
              <w:bottom w:val="single" w:sz="6" w:space="0" w:color="auto"/>
              <w:right w:val="single" w:sz="6" w:space="0" w:color="auto"/>
            </w:tcBorders>
          </w:tcPr>
          <w:p w14:paraId="56BC22B4" w14:textId="58EB93B3" w:rsidR="00D05E29" w:rsidRDefault="00D05E29" w:rsidP="00B87879">
            <w:pPr>
              <w:pStyle w:val="a6"/>
              <w:jc w:val="both"/>
              <w:rPr>
                <w:rFonts w:ascii="Calibri" w:hAnsi="Calibri"/>
                <w:sz w:val="18"/>
                <w:szCs w:val="18"/>
              </w:rPr>
            </w:pPr>
            <w:r>
              <w:rPr>
                <w:rFonts w:ascii="Calibri" w:hAnsi="Calibri"/>
                <w:sz w:val="18"/>
                <w:szCs w:val="18"/>
              </w:rPr>
              <w:t>RR</w:t>
            </w:r>
          </w:p>
        </w:tc>
      </w:tr>
      <w:tr w:rsidR="005212A3" w:rsidRPr="006F6281" w14:paraId="48BBC1B7"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489FAD26" w14:textId="7F0F719B" w:rsidR="005212A3" w:rsidRPr="006F5895" w:rsidRDefault="005212A3" w:rsidP="00B87879">
            <w:pPr>
              <w:pStyle w:val="a6"/>
              <w:jc w:val="both"/>
              <w:rPr>
                <w:rFonts w:ascii="Calibri" w:hAnsi="Calibri"/>
                <w:sz w:val="18"/>
                <w:szCs w:val="20"/>
              </w:rPr>
            </w:pPr>
            <w:r>
              <w:rPr>
                <w:rFonts w:ascii="Calibri" w:hAnsi="Calibri"/>
                <w:sz w:val="18"/>
                <w:szCs w:val="20"/>
              </w:rPr>
              <w:t>0.3</w:t>
            </w:r>
          </w:p>
        </w:tc>
        <w:tc>
          <w:tcPr>
            <w:tcW w:w="1559" w:type="dxa"/>
            <w:tcBorders>
              <w:top w:val="single" w:sz="6" w:space="0" w:color="auto"/>
              <w:left w:val="single" w:sz="6" w:space="0" w:color="auto"/>
              <w:bottom w:val="single" w:sz="6" w:space="0" w:color="auto"/>
              <w:right w:val="single" w:sz="6" w:space="0" w:color="auto"/>
            </w:tcBorders>
          </w:tcPr>
          <w:p w14:paraId="30C26731" w14:textId="51EACD78" w:rsidR="005212A3" w:rsidRDefault="005212A3" w:rsidP="00100C5B">
            <w:pPr>
              <w:pStyle w:val="a6"/>
              <w:jc w:val="both"/>
              <w:rPr>
                <w:rFonts w:ascii="Calibri" w:hAnsi="Calibri"/>
                <w:sz w:val="18"/>
                <w:szCs w:val="20"/>
              </w:rPr>
            </w:pPr>
            <w:r>
              <w:rPr>
                <w:rFonts w:ascii="Calibri" w:hAnsi="Calibri"/>
                <w:sz w:val="18"/>
                <w:szCs w:val="20"/>
              </w:rPr>
              <w:t>10</w:t>
            </w:r>
            <w:r w:rsidRPr="005212A3">
              <w:rPr>
                <w:rFonts w:ascii="Calibri" w:hAnsi="Calibri"/>
                <w:sz w:val="18"/>
                <w:szCs w:val="20"/>
                <w:vertAlign w:val="superscript"/>
              </w:rPr>
              <w:t>th</w:t>
            </w:r>
            <w:r>
              <w:rPr>
                <w:rFonts w:ascii="Calibri" w:hAnsi="Calibri"/>
                <w:sz w:val="18"/>
                <w:szCs w:val="20"/>
              </w:rPr>
              <w:t xml:space="preserve"> Dec 2018</w:t>
            </w:r>
          </w:p>
        </w:tc>
        <w:tc>
          <w:tcPr>
            <w:tcW w:w="5245" w:type="dxa"/>
            <w:tcBorders>
              <w:top w:val="single" w:sz="6" w:space="0" w:color="auto"/>
              <w:left w:val="single" w:sz="6" w:space="0" w:color="auto"/>
              <w:bottom w:val="single" w:sz="6" w:space="0" w:color="auto"/>
              <w:right w:val="single" w:sz="6" w:space="0" w:color="auto"/>
            </w:tcBorders>
          </w:tcPr>
          <w:p w14:paraId="67813B64" w14:textId="5ACE8B3E" w:rsidR="005212A3" w:rsidRDefault="005212A3" w:rsidP="00B87879">
            <w:pPr>
              <w:pStyle w:val="a6"/>
              <w:jc w:val="both"/>
              <w:rPr>
                <w:rFonts w:ascii="Calibri" w:hAnsi="Calibri"/>
                <w:sz w:val="18"/>
                <w:szCs w:val="20"/>
              </w:rPr>
            </w:pPr>
            <w:r>
              <w:rPr>
                <w:rFonts w:ascii="Calibri" w:hAnsi="Calibri"/>
                <w:sz w:val="18"/>
                <w:szCs w:val="20"/>
              </w:rPr>
              <w:t xml:space="preserve">Section 4.6 changed with the internal discussions held on the MQTT communication types with the LTE tag. </w:t>
            </w:r>
          </w:p>
          <w:p w14:paraId="2CFD9B38" w14:textId="08500473" w:rsidR="005212A3" w:rsidRPr="006F5895" w:rsidRDefault="005212A3" w:rsidP="00B87879">
            <w:pPr>
              <w:pStyle w:val="a6"/>
              <w:jc w:val="both"/>
              <w:rPr>
                <w:rFonts w:ascii="Calibri" w:hAnsi="Calibri"/>
                <w:sz w:val="18"/>
                <w:szCs w:val="20"/>
              </w:rPr>
            </w:pPr>
            <w:r>
              <w:rPr>
                <w:rFonts w:ascii="Calibri" w:hAnsi="Calibri"/>
                <w:sz w:val="18"/>
                <w:szCs w:val="20"/>
              </w:rPr>
              <w:t>Section 5.2 changed to reflect the respective documentation in line with the diagram in section 4.6. Changed the name of the section 5.2.1</w:t>
            </w:r>
          </w:p>
        </w:tc>
        <w:tc>
          <w:tcPr>
            <w:tcW w:w="1134" w:type="dxa"/>
            <w:tcBorders>
              <w:top w:val="single" w:sz="6" w:space="0" w:color="auto"/>
              <w:left w:val="single" w:sz="6" w:space="0" w:color="auto"/>
              <w:bottom w:val="single" w:sz="6" w:space="0" w:color="auto"/>
              <w:right w:val="single" w:sz="6" w:space="0" w:color="auto"/>
            </w:tcBorders>
          </w:tcPr>
          <w:p w14:paraId="183873B6" w14:textId="00C75E03" w:rsidR="005212A3" w:rsidRPr="006F5895" w:rsidRDefault="005212A3" w:rsidP="00B87879">
            <w:pPr>
              <w:pStyle w:val="a6"/>
              <w:jc w:val="both"/>
              <w:rPr>
                <w:rFonts w:ascii="Calibri" w:hAnsi="Calibri"/>
                <w:sz w:val="18"/>
                <w:szCs w:val="20"/>
              </w:rPr>
            </w:pPr>
            <w:r>
              <w:rPr>
                <w:rFonts w:ascii="Calibri" w:hAnsi="Calibri"/>
                <w:sz w:val="18"/>
                <w:szCs w:val="20"/>
              </w:rPr>
              <w:t>RR</w:t>
            </w:r>
          </w:p>
        </w:tc>
      </w:tr>
      <w:tr w:rsidR="00C66F46" w:rsidRPr="006F6281" w14:paraId="700A96E0"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3DE70A02" w14:textId="18E5799F" w:rsidR="00C66F46" w:rsidRPr="006F5895" w:rsidRDefault="00C66F46" w:rsidP="00B87879">
            <w:pPr>
              <w:pStyle w:val="a6"/>
              <w:jc w:val="both"/>
              <w:rPr>
                <w:rFonts w:ascii="Calibri" w:hAnsi="Calibri"/>
                <w:sz w:val="18"/>
                <w:szCs w:val="20"/>
              </w:rPr>
            </w:pPr>
            <w:r w:rsidRPr="006F5895">
              <w:rPr>
                <w:rFonts w:ascii="Calibri" w:hAnsi="Calibri"/>
                <w:sz w:val="18"/>
                <w:szCs w:val="20"/>
              </w:rPr>
              <w:t>0.25</w:t>
            </w:r>
          </w:p>
        </w:tc>
        <w:tc>
          <w:tcPr>
            <w:tcW w:w="1559" w:type="dxa"/>
            <w:tcBorders>
              <w:top w:val="single" w:sz="6" w:space="0" w:color="auto"/>
              <w:left w:val="single" w:sz="6" w:space="0" w:color="auto"/>
              <w:bottom w:val="single" w:sz="6" w:space="0" w:color="auto"/>
              <w:right w:val="single" w:sz="6" w:space="0" w:color="auto"/>
            </w:tcBorders>
          </w:tcPr>
          <w:p w14:paraId="6377B409" w14:textId="05E9A563" w:rsidR="00C66F46" w:rsidRPr="006F5895" w:rsidRDefault="00100C5B" w:rsidP="00100C5B">
            <w:pPr>
              <w:pStyle w:val="a6"/>
              <w:jc w:val="both"/>
              <w:rPr>
                <w:rFonts w:ascii="Calibri" w:hAnsi="Calibri"/>
                <w:sz w:val="18"/>
                <w:szCs w:val="20"/>
              </w:rPr>
            </w:pPr>
            <w:r>
              <w:rPr>
                <w:rFonts w:ascii="Calibri" w:hAnsi="Calibri"/>
                <w:sz w:val="18"/>
                <w:szCs w:val="20"/>
              </w:rPr>
              <w:t>7</w:t>
            </w:r>
            <w:r w:rsidRPr="00100C5B">
              <w:rPr>
                <w:rFonts w:ascii="Calibri" w:hAnsi="Calibri"/>
                <w:sz w:val="18"/>
                <w:szCs w:val="20"/>
                <w:vertAlign w:val="superscript"/>
              </w:rPr>
              <w:t>th</w:t>
            </w:r>
            <w:r>
              <w:rPr>
                <w:rFonts w:ascii="Calibri" w:hAnsi="Calibri"/>
                <w:sz w:val="18"/>
                <w:szCs w:val="20"/>
              </w:rPr>
              <w:t xml:space="preserve"> </w:t>
            </w:r>
            <w:r w:rsidR="00C66F46" w:rsidRPr="006F5895">
              <w:rPr>
                <w:rFonts w:ascii="Calibri" w:hAnsi="Calibri"/>
                <w:sz w:val="18"/>
                <w:szCs w:val="20"/>
              </w:rPr>
              <w:t>Dec 2018</w:t>
            </w:r>
          </w:p>
        </w:tc>
        <w:tc>
          <w:tcPr>
            <w:tcW w:w="5245" w:type="dxa"/>
            <w:tcBorders>
              <w:top w:val="single" w:sz="6" w:space="0" w:color="auto"/>
              <w:left w:val="single" w:sz="6" w:space="0" w:color="auto"/>
              <w:bottom w:val="single" w:sz="6" w:space="0" w:color="auto"/>
              <w:right w:val="single" w:sz="6" w:space="0" w:color="auto"/>
            </w:tcBorders>
          </w:tcPr>
          <w:p w14:paraId="024297C9" w14:textId="182C78B9" w:rsidR="00C66F46" w:rsidRPr="006F5895" w:rsidRDefault="00C66F46" w:rsidP="00B87879">
            <w:pPr>
              <w:pStyle w:val="a6"/>
              <w:jc w:val="both"/>
              <w:rPr>
                <w:rFonts w:ascii="Calibri" w:hAnsi="Calibri"/>
                <w:sz w:val="18"/>
                <w:szCs w:val="20"/>
              </w:rPr>
            </w:pPr>
            <w:r w:rsidRPr="006F5895">
              <w:rPr>
                <w:rFonts w:ascii="Calibri" w:hAnsi="Calibri"/>
                <w:sz w:val="18"/>
                <w:szCs w:val="20"/>
              </w:rPr>
              <w:t xml:space="preserve">Numerous changes to </w:t>
            </w:r>
            <w:r w:rsidR="004C01F2">
              <w:rPr>
                <w:rFonts w:ascii="Calibri" w:hAnsi="Calibri"/>
                <w:sz w:val="18"/>
                <w:szCs w:val="20"/>
              </w:rPr>
              <w:t xml:space="preserve">BT Specs v1.1, </w:t>
            </w:r>
            <w:r w:rsidRPr="006F5895">
              <w:rPr>
                <w:rFonts w:ascii="Calibri" w:hAnsi="Calibri"/>
                <w:sz w:val="18"/>
                <w:szCs w:val="20"/>
              </w:rPr>
              <w:t xml:space="preserve">LTE payload, LED Behaviours, Button Behaviours, </w:t>
            </w:r>
            <w:r w:rsidR="00ED1785" w:rsidRPr="006F5895">
              <w:rPr>
                <w:rFonts w:ascii="Calibri" w:hAnsi="Calibri"/>
                <w:sz w:val="18"/>
                <w:szCs w:val="20"/>
              </w:rPr>
              <w:t>Profile Reporting Intervals, BLE Advertising Packet Structure and Spec, Hardware ID for LTE Payload and Device Control Parameters.</w:t>
            </w:r>
          </w:p>
        </w:tc>
        <w:tc>
          <w:tcPr>
            <w:tcW w:w="1134" w:type="dxa"/>
            <w:tcBorders>
              <w:top w:val="single" w:sz="6" w:space="0" w:color="auto"/>
              <w:left w:val="single" w:sz="6" w:space="0" w:color="auto"/>
              <w:bottom w:val="single" w:sz="6" w:space="0" w:color="auto"/>
              <w:right w:val="single" w:sz="6" w:space="0" w:color="auto"/>
            </w:tcBorders>
          </w:tcPr>
          <w:p w14:paraId="4FC5BDAE" w14:textId="2A75D893" w:rsidR="00C66F46" w:rsidRPr="006F5895" w:rsidRDefault="00C66F46" w:rsidP="00B87879">
            <w:pPr>
              <w:pStyle w:val="a6"/>
              <w:jc w:val="both"/>
              <w:rPr>
                <w:rFonts w:ascii="Calibri" w:hAnsi="Calibri"/>
                <w:sz w:val="18"/>
                <w:szCs w:val="20"/>
              </w:rPr>
            </w:pPr>
            <w:r w:rsidRPr="006F5895">
              <w:rPr>
                <w:rFonts w:ascii="Calibri" w:hAnsi="Calibri"/>
                <w:sz w:val="18"/>
                <w:szCs w:val="20"/>
              </w:rPr>
              <w:t>SH</w:t>
            </w:r>
            <w:r w:rsidR="00100C5B">
              <w:rPr>
                <w:rFonts w:ascii="Calibri" w:hAnsi="Calibri"/>
                <w:sz w:val="18"/>
                <w:szCs w:val="20"/>
              </w:rPr>
              <w:t>, RR</w:t>
            </w:r>
          </w:p>
        </w:tc>
      </w:tr>
      <w:tr w:rsidR="00F7236B" w:rsidRPr="006F6281" w14:paraId="6092CF61"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7E9E84D0" w14:textId="3FD435B6" w:rsidR="00F7236B" w:rsidRPr="006F5895" w:rsidRDefault="00F7236B" w:rsidP="00B87879">
            <w:pPr>
              <w:pStyle w:val="a6"/>
              <w:jc w:val="both"/>
              <w:rPr>
                <w:rFonts w:ascii="Calibri" w:hAnsi="Calibri"/>
                <w:sz w:val="18"/>
                <w:szCs w:val="20"/>
              </w:rPr>
            </w:pPr>
            <w:r w:rsidRPr="006F5895">
              <w:rPr>
                <w:rFonts w:ascii="Calibri" w:hAnsi="Calibri"/>
                <w:sz w:val="18"/>
                <w:szCs w:val="20"/>
              </w:rPr>
              <w:t>0.2</w:t>
            </w:r>
          </w:p>
        </w:tc>
        <w:tc>
          <w:tcPr>
            <w:tcW w:w="1559" w:type="dxa"/>
            <w:tcBorders>
              <w:top w:val="single" w:sz="6" w:space="0" w:color="auto"/>
              <w:left w:val="single" w:sz="6" w:space="0" w:color="auto"/>
              <w:bottom w:val="single" w:sz="6" w:space="0" w:color="auto"/>
              <w:right w:val="single" w:sz="6" w:space="0" w:color="auto"/>
            </w:tcBorders>
          </w:tcPr>
          <w:p w14:paraId="225A17F9" w14:textId="3F0F6058" w:rsidR="00F7236B" w:rsidRPr="006F5895" w:rsidRDefault="00F7236B" w:rsidP="00B87879">
            <w:pPr>
              <w:pStyle w:val="a6"/>
              <w:jc w:val="both"/>
              <w:rPr>
                <w:rFonts w:ascii="Calibri" w:hAnsi="Calibri"/>
                <w:sz w:val="18"/>
                <w:szCs w:val="20"/>
              </w:rPr>
            </w:pPr>
            <w:r w:rsidRPr="006F5895">
              <w:rPr>
                <w:rFonts w:ascii="Calibri" w:hAnsi="Calibri"/>
                <w:sz w:val="18"/>
                <w:szCs w:val="20"/>
              </w:rPr>
              <w:t>5</w:t>
            </w:r>
            <w:r w:rsidRPr="006F5895">
              <w:rPr>
                <w:rFonts w:ascii="Calibri" w:hAnsi="Calibri"/>
                <w:sz w:val="18"/>
                <w:szCs w:val="20"/>
                <w:vertAlign w:val="superscript"/>
              </w:rPr>
              <w:t>th</w:t>
            </w:r>
            <w:r w:rsidRPr="006F5895">
              <w:rPr>
                <w:rFonts w:ascii="Calibri" w:hAnsi="Calibri"/>
                <w:sz w:val="18"/>
                <w:szCs w:val="20"/>
              </w:rPr>
              <w:t xml:space="preserve"> Dec 2018</w:t>
            </w:r>
          </w:p>
        </w:tc>
        <w:tc>
          <w:tcPr>
            <w:tcW w:w="5245" w:type="dxa"/>
            <w:tcBorders>
              <w:top w:val="single" w:sz="6" w:space="0" w:color="auto"/>
              <w:left w:val="single" w:sz="6" w:space="0" w:color="auto"/>
              <w:bottom w:val="single" w:sz="6" w:space="0" w:color="auto"/>
              <w:right w:val="single" w:sz="6" w:space="0" w:color="auto"/>
            </w:tcBorders>
          </w:tcPr>
          <w:p w14:paraId="4BAD5BA8" w14:textId="77777777" w:rsidR="00F7236B" w:rsidRPr="006F5895" w:rsidRDefault="00F7236B" w:rsidP="00B87879">
            <w:pPr>
              <w:pStyle w:val="a6"/>
              <w:jc w:val="both"/>
              <w:rPr>
                <w:rFonts w:ascii="Calibri" w:hAnsi="Calibri"/>
                <w:sz w:val="18"/>
                <w:szCs w:val="20"/>
              </w:rPr>
            </w:pPr>
            <w:r w:rsidRPr="006F5895">
              <w:rPr>
                <w:rFonts w:ascii="Calibri" w:hAnsi="Calibri"/>
                <w:sz w:val="18"/>
                <w:szCs w:val="20"/>
              </w:rPr>
              <w:t>Removed the section 5.2.1 – MQTT Header.</w:t>
            </w:r>
          </w:p>
          <w:p w14:paraId="75568166" w14:textId="4EE95D2A" w:rsidR="0013034A" w:rsidRPr="006F5895" w:rsidRDefault="0013034A" w:rsidP="00B87879">
            <w:pPr>
              <w:pStyle w:val="a6"/>
              <w:jc w:val="both"/>
              <w:rPr>
                <w:rFonts w:ascii="Calibri" w:hAnsi="Calibri"/>
                <w:sz w:val="18"/>
                <w:szCs w:val="20"/>
              </w:rPr>
            </w:pPr>
            <w:r w:rsidRPr="006F5895">
              <w:rPr>
                <w:rFonts w:ascii="Calibri" w:hAnsi="Calibri"/>
                <w:sz w:val="18"/>
                <w:szCs w:val="20"/>
              </w:rPr>
              <w:t>Content added to Buzzer, Button and LED behaviours</w:t>
            </w:r>
          </w:p>
        </w:tc>
        <w:tc>
          <w:tcPr>
            <w:tcW w:w="1134" w:type="dxa"/>
            <w:tcBorders>
              <w:top w:val="single" w:sz="6" w:space="0" w:color="auto"/>
              <w:left w:val="single" w:sz="6" w:space="0" w:color="auto"/>
              <w:bottom w:val="single" w:sz="6" w:space="0" w:color="auto"/>
              <w:right w:val="single" w:sz="6" w:space="0" w:color="auto"/>
            </w:tcBorders>
          </w:tcPr>
          <w:p w14:paraId="12AF0D02" w14:textId="4BEFDC3F" w:rsidR="00F7236B" w:rsidRPr="006F5895" w:rsidRDefault="00F7236B" w:rsidP="00B87879">
            <w:pPr>
              <w:pStyle w:val="a6"/>
              <w:jc w:val="both"/>
              <w:rPr>
                <w:rFonts w:ascii="Calibri" w:hAnsi="Calibri"/>
                <w:sz w:val="18"/>
                <w:szCs w:val="20"/>
              </w:rPr>
            </w:pPr>
            <w:r w:rsidRPr="006F5895">
              <w:rPr>
                <w:rFonts w:ascii="Calibri" w:hAnsi="Calibri"/>
                <w:sz w:val="18"/>
                <w:szCs w:val="20"/>
              </w:rPr>
              <w:t>RR</w:t>
            </w:r>
          </w:p>
        </w:tc>
      </w:tr>
      <w:tr w:rsidR="00382911" w:rsidRPr="006F6281" w14:paraId="1EA18AA9" w14:textId="77777777" w:rsidTr="00823807">
        <w:trPr>
          <w:cantSplit/>
          <w:trHeight w:val="301"/>
        </w:trPr>
        <w:tc>
          <w:tcPr>
            <w:tcW w:w="868" w:type="dxa"/>
            <w:tcBorders>
              <w:top w:val="single" w:sz="6" w:space="0" w:color="auto"/>
              <w:left w:val="single" w:sz="6" w:space="0" w:color="auto"/>
              <w:bottom w:val="single" w:sz="6" w:space="0" w:color="auto"/>
              <w:right w:val="single" w:sz="6" w:space="0" w:color="auto"/>
            </w:tcBorders>
          </w:tcPr>
          <w:p w14:paraId="4D4E5D10" w14:textId="454A1CD8" w:rsidR="00382911" w:rsidRPr="006F5895" w:rsidRDefault="00382911" w:rsidP="00B87879">
            <w:pPr>
              <w:pStyle w:val="a6"/>
              <w:jc w:val="both"/>
              <w:rPr>
                <w:rFonts w:ascii="Calibri" w:hAnsi="Calibri"/>
                <w:sz w:val="18"/>
                <w:szCs w:val="20"/>
              </w:rPr>
            </w:pPr>
            <w:r w:rsidRPr="006F5895">
              <w:rPr>
                <w:rFonts w:ascii="Calibri" w:hAnsi="Calibri"/>
                <w:sz w:val="18"/>
                <w:szCs w:val="20"/>
              </w:rPr>
              <w:t>0.1</w:t>
            </w:r>
            <w:r w:rsidR="00C214FA" w:rsidRPr="006F5895">
              <w:rPr>
                <w:rFonts w:ascii="Calibri" w:hAnsi="Calibri"/>
                <w:sz w:val="18"/>
                <w:szCs w:val="20"/>
              </w:rPr>
              <w:t>5</w:t>
            </w:r>
          </w:p>
        </w:tc>
        <w:tc>
          <w:tcPr>
            <w:tcW w:w="1559" w:type="dxa"/>
            <w:tcBorders>
              <w:top w:val="single" w:sz="6" w:space="0" w:color="auto"/>
              <w:left w:val="single" w:sz="6" w:space="0" w:color="auto"/>
              <w:bottom w:val="single" w:sz="6" w:space="0" w:color="auto"/>
              <w:right w:val="single" w:sz="6" w:space="0" w:color="auto"/>
            </w:tcBorders>
          </w:tcPr>
          <w:p w14:paraId="525518D6" w14:textId="00DECBAE" w:rsidR="00382911" w:rsidRPr="006F5895" w:rsidRDefault="00A05A7E" w:rsidP="00B87879">
            <w:pPr>
              <w:pStyle w:val="a6"/>
              <w:jc w:val="both"/>
              <w:rPr>
                <w:rFonts w:ascii="Calibri" w:hAnsi="Calibri"/>
                <w:sz w:val="18"/>
                <w:szCs w:val="20"/>
              </w:rPr>
            </w:pPr>
            <w:r w:rsidRPr="006F5895">
              <w:rPr>
                <w:rFonts w:ascii="Calibri" w:hAnsi="Calibri"/>
                <w:sz w:val="18"/>
                <w:szCs w:val="20"/>
              </w:rPr>
              <w:t>4</w:t>
            </w:r>
            <w:r w:rsidRPr="006F5895">
              <w:rPr>
                <w:rFonts w:ascii="Calibri" w:hAnsi="Calibri"/>
                <w:sz w:val="18"/>
                <w:szCs w:val="20"/>
                <w:vertAlign w:val="superscript"/>
              </w:rPr>
              <w:t>th</w:t>
            </w:r>
            <w:r w:rsidR="00C214FA" w:rsidRPr="006F5895">
              <w:rPr>
                <w:rFonts w:ascii="Calibri" w:hAnsi="Calibri"/>
                <w:sz w:val="18"/>
                <w:szCs w:val="20"/>
              </w:rPr>
              <w:t xml:space="preserve"> Dec 2018</w:t>
            </w:r>
          </w:p>
        </w:tc>
        <w:tc>
          <w:tcPr>
            <w:tcW w:w="5245" w:type="dxa"/>
            <w:tcBorders>
              <w:top w:val="single" w:sz="6" w:space="0" w:color="auto"/>
              <w:left w:val="single" w:sz="6" w:space="0" w:color="auto"/>
              <w:bottom w:val="single" w:sz="6" w:space="0" w:color="auto"/>
              <w:right w:val="single" w:sz="6" w:space="0" w:color="auto"/>
            </w:tcBorders>
          </w:tcPr>
          <w:p w14:paraId="25A6A468" w14:textId="7FF7C050" w:rsidR="00382911" w:rsidRPr="006F5895" w:rsidRDefault="00C214FA" w:rsidP="00B87879">
            <w:pPr>
              <w:pStyle w:val="a6"/>
              <w:jc w:val="both"/>
              <w:rPr>
                <w:rFonts w:ascii="Calibri" w:hAnsi="Calibri"/>
                <w:sz w:val="18"/>
                <w:szCs w:val="20"/>
              </w:rPr>
            </w:pPr>
            <w:r w:rsidRPr="006F5895">
              <w:rPr>
                <w:rFonts w:ascii="Calibri" w:hAnsi="Calibri"/>
                <w:sz w:val="18"/>
                <w:szCs w:val="20"/>
              </w:rPr>
              <w:t>Edited the do</w:t>
            </w:r>
            <w:r w:rsidR="00C66F46" w:rsidRPr="006F5895">
              <w:rPr>
                <w:rFonts w:ascii="Calibri" w:hAnsi="Calibri"/>
                <w:sz w:val="18"/>
                <w:szCs w:val="20"/>
              </w:rPr>
              <w:t xml:space="preserve">cument along with Scott – many </w:t>
            </w:r>
            <w:r w:rsidRPr="006F5895">
              <w:rPr>
                <w:rFonts w:ascii="Calibri" w:hAnsi="Calibri"/>
                <w:sz w:val="18"/>
                <w:szCs w:val="20"/>
              </w:rPr>
              <w:t>changes</w:t>
            </w:r>
          </w:p>
        </w:tc>
        <w:tc>
          <w:tcPr>
            <w:tcW w:w="1134" w:type="dxa"/>
            <w:tcBorders>
              <w:top w:val="single" w:sz="6" w:space="0" w:color="auto"/>
              <w:left w:val="single" w:sz="6" w:space="0" w:color="auto"/>
              <w:bottom w:val="single" w:sz="6" w:space="0" w:color="auto"/>
              <w:right w:val="single" w:sz="6" w:space="0" w:color="auto"/>
            </w:tcBorders>
          </w:tcPr>
          <w:p w14:paraId="04FDFB62" w14:textId="7C75554B" w:rsidR="00382911" w:rsidRPr="006F5895" w:rsidRDefault="00C214FA" w:rsidP="00B87879">
            <w:pPr>
              <w:pStyle w:val="a6"/>
              <w:jc w:val="both"/>
              <w:rPr>
                <w:rFonts w:ascii="Calibri" w:hAnsi="Calibri"/>
                <w:sz w:val="18"/>
                <w:szCs w:val="20"/>
              </w:rPr>
            </w:pPr>
            <w:r w:rsidRPr="006F5895">
              <w:rPr>
                <w:rFonts w:ascii="Calibri" w:hAnsi="Calibri"/>
                <w:sz w:val="18"/>
                <w:szCs w:val="20"/>
              </w:rPr>
              <w:t>SH, RR</w:t>
            </w:r>
          </w:p>
        </w:tc>
      </w:tr>
      <w:tr w:rsidR="00C214FA" w:rsidRPr="006F6281" w14:paraId="703575A8" w14:textId="77777777" w:rsidTr="00823807">
        <w:trPr>
          <w:cantSplit/>
        </w:trPr>
        <w:tc>
          <w:tcPr>
            <w:tcW w:w="868" w:type="dxa"/>
            <w:tcBorders>
              <w:top w:val="single" w:sz="6" w:space="0" w:color="auto"/>
              <w:left w:val="single" w:sz="6" w:space="0" w:color="auto"/>
              <w:bottom w:val="single" w:sz="6" w:space="0" w:color="auto"/>
              <w:right w:val="single" w:sz="6" w:space="0" w:color="auto"/>
            </w:tcBorders>
          </w:tcPr>
          <w:p w14:paraId="365147BE" w14:textId="47415F83" w:rsidR="00C214FA" w:rsidRPr="006F5895" w:rsidRDefault="00C214FA" w:rsidP="00C214FA">
            <w:pPr>
              <w:pStyle w:val="a6"/>
              <w:jc w:val="both"/>
              <w:rPr>
                <w:rFonts w:ascii="Calibri" w:hAnsi="Calibri"/>
                <w:sz w:val="18"/>
                <w:szCs w:val="20"/>
              </w:rPr>
            </w:pPr>
            <w:r w:rsidRPr="006F5895">
              <w:rPr>
                <w:rFonts w:ascii="Calibri" w:hAnsi="Calibri"/>
                <w:sz w:val="18"/>
                <w:szCs w:val="20"/>
              </w:rPr>
              <w:t>0.1</w:t>
            </w:r>
          </w:p>
        </w:tc>
        <w:tc>
          <w:tcPr>
            <w:tcW w:w="1559" w:type="dxa"/>
            <w:tcBorders>
              <w:top w:val="single" w:sz="6" w:space="0" w:color="auto"/>
              <w:left w:val="single" w:sz="6" w:space="0" w:color="auto"/>
              <w:bottom w:val="single" w:sz="6" w:space="0" w:color="auto"/>
              <w:right w:val="single" w:sz="6" w:space="0" w:color="auto"/>
            </w:tcBorders>
          </w:tcPr>
          <w:p w14:paraId="673A0F66" w14:textId="0EA9C450" w:rsidR="00C214FA" w:rsidRPr="006F5895" w:rsidRDefault="00C214FA" w:rsidP="00C214FA">
            <w:pPr>
              <w:pStyle w:val="a6"/>
              <w:jc w:val="both"/>
              <w:rPr>
                <w:rFonts w:ascii="Calibri" w:hAnsi="Calibri"/>
                <w:sz w:val="18"/>
                <w:szCs w:val="20"/>
              </w:rPr>
            </w:pPr>
            <w:r w:rsidRPr="006F5895">
              <w:rPr>
                <w:rFonts w:ascii="Calibri" w:hAnsi="Calibri"/>
                <w:sz w:val="18"/>
                <w:szCs w:val="20"/>
              </w:rPr>
              <w:t>28</w:t>
            </w:r>
            <w:r w:rsidRPr="006F5895">
              <w:rPr>
                <w:rFonts w:ascii="Calibri" w:hAnsi="Calibri"/>
                <w:sz w:val="18"/>
                <w:szCs w:val="20"/>
                <w:vertAlign w:val="superscript"/>
              </w:rPr>
              <w:t>th</w:t>
            </w:r>
            <w:r w:rsidRPr="006F5895">
              <w:rPr>
                <w:rFonts w:ascii="Calibri" w:hAnsi="Calibri"/>
                <w:sz w:val="18"/>
                <w:szCs w:val="20"/>
              </w:rPr>
              <w:t xml:space="preserve"> Nov 2018</w:t>
            </w:r>
          </w:p>
        </w:tc>
        <w:tc>
          <w:tcPr>
            <w:tcW w:w="5245" w:type="dxa"/>
            <w:tcBorders>
              <w:top w:val="single" w:sz="6" w:space="0" w:color="auto"/>
              <w:left w:val="single" w:sz="6" w:space="0" w:color="auto"/>
              <w:bottom w:val="single" w:sz="6" w:space="0" w:color="auto"/>
              <w:right w:val="single" w:sz="6" w:space="0" w:color="auto"/>
            </w:tcBorders>
          </w:tcPr>
          <w:p w14:paraId="3E4301C8" w14:textId="21DCF540" w:rsidR="00C214FA" w:rsidRPr="006F5895" w:rsidRDefault="00C214FA" w:rsidP="00C214FA">
            <w:pPr>
              <w:pStyle w:val="a6"/>
              <w:jc w:val="both"/>
              <w:rPr>
                <w:rFonts w:ascii="Calibri" w:hAnsi="Calibri"/>
                <w:sz w:val="18"/>
                <w:szCs w:val="20"/>
              </w:rPr>
            </w:pPr>
            <w:r w:rsidRPr="006F5895">
              <w:rPr>
                <w:rFonts w:ascii="Calibri" w:hAnsi="Calibri"/>
                <w:sz w:val="18"/>
                <w:szCs w:val="20"/>
              </w:rPr>
              <w:t>Draft created</w:t>
            </w:r>
          </w:p>
        </w:tc>
        <w:tc>
          <w:tcPr>
            <w:tcW w:w="1134" w:type="dxa"/>
            <w:tcBorders>
              <w:top w:val="single" w:sz="6" w:space="0" w:color="auto"/>
              <w:left w:val="single" w:sz="6" w:space="0" w:color="auto"/>
              <w:bottom w:val="single" w:sz="6" w:space="0" w:color="auto"/>
              <w:right w:val="single" w:sz="6" w:space="0" w:color="auto"/>
            </w:tcBorders>
          </w:tcPr>
          <w:p w14:paraId="2BA83CE9" w14:textId="34B956F7" w:rsidR="00C214FA" w:rsidRPr="006F5895" w:rsidRDefault="00C214FA" w:rsidP="00C214FA">
            <w:pPr>
              <w:pStyle w:val="a6"/>
              <w:jc w:val="both"/>
              <w:rPr>
                <w:rFonts w:ascii="Calibri" w:hAnsi="Calibri"/>
                <w:sz w:val="18"/>
                <w:szCs w:val="20"/>
              </w:rPr>
            </w:pPr>
            <w:r w:rsidRPr="006F5895">
              <w:rPr>
                <w:rFonts w:ascii="Calibri" w:hAnsi="Calibri"/>
                <w:sz w:val="18"/>
                <w:szCs w:val="20"/>
              </w:rPr>
              <w:t>RR</w:t>
            </w:r>
          </w:p>
        </w:tc>
      </w:tr>
    </w:tbl>
    <w:p w14:paraId="71F90342" w14:textId="77777777" w:rsidR="00382911" w:rsidRPr="006F6281" w:rsidRDefault="00382911" w:rsidP="00B87879">
      <w:pPr>
        <w:spacing w:after="0" w:line="240" w:lineRule="auto"/>
        <w:jc w:val="both"/>
        <w:rPr>
          <w:rFonts w:ascii="Calibri" w:hAnsi="Calibri" w:cs="Calibri"/>
        </w:rPr>
      </w:pPr>
    </w:p>
    <w:p w14:paraId="75DCA673" w14:textId="77777777" w:rsidR="00B422F1" w:rsidRPr="006F6281" w:rsidRDefault="00B422F1" w:rsidP="00B87879">
      <w:pPr>
        <w:spacing w:after="0" w:line="240" w:lineRule="auto"/>
        <w:jc w:val="both"/>
        <w:rPr>
          <w:rFonts w:ascii="Calibri" w:hAnsi="Calibri" w:cs="Calibri"/>
        </w:rPr>
      </w:pPr>
    </w:p>
    <w:p w14:paraId="3D88B6F0" w14:textId="77777777" w:rsidR="00E54FCC" w:rsidRDefault="00E54FCC" w:rsidP="00B87879">
      <w:pPr>
        <w:pStyle w:val="1"/>
        <w:jc w:val="both"/>
      </w:pPr>
      <w:bookmarkStart w:id="430" w:name="_Toc5263229"/>
      <w:r w:rsidRPr="006F6281">
        <w:t>APPENDIX – A</w:t>
      </w:r>
      <w:bookmarkEnd w:id="430"/>
    </w:p>
    <w:p w14:paraId="7FAACF90" w14:textId="537A0C92" w:rsidR="006368A8" w:rsidRPr="006F6281" w:rsidRDefault="006368A8" w:rsidP="007135E1">
      <w:pPr>
        <w:pStyle w:val="2"/>
      </w:pPr>
      <w:bookmarkStart w:id="431" w:name="_Toc5263230"/>
      <w:r w:rsidRPr="006F6281">
        <w:t xml:space="preserve">LoT App </w:t>
      </w:r>
      <w:r w:rsidR="007135E1">
        <w:t>Expectations to support the Device design</w:t>
      </w:r>
      <w:bookmarkEnd w:id="431"/>
    </w:p>
    <w:p w14:paraId="56E9CC9C" w14:textId="77777777" w:rsidR="006368A8" w:rsidRPr="006F6281" w:rsidRDefault="006368A8" w:rsidP="006368A8">
      <w:pPr>
        <w:jc w:val="both"/>
        <w:rPr>
          <w:rFonts w:ascii="Calibri" w:hAnsi="Calibri"/>
          <w:sz w:val="18"/>
          <w:szCs w:val="18"/>
        </w:rPr>
      </w:pPr>
      <w:r w:rsidRPr="006F6281">
        <w:rPr>
          <w:rFonts w:ascii="Calibri" w:hAnsi="Calibri"/>
          <w:sz w:val="18"/>
          <w:szCs w:val="18"/>
          <w:highlight w:val="yellow"/>
        </w:rPr>
        <w:t>&lt;To be drafted&gt;</w:t>
      </w:r>
    </w:p>
    <w:p w14:paraId="625B5BE7" w14:textId="40B81614" w:rsidR="006368A8" w:rsidRPr="006F6281" w:rsidRDefault="006368A8" w:rsidP="007135E1">
      <w:pPr>
        <w:pStyle w:val="2"/>
      </w:pPr>
      <w:bookmarkStart w:id="432" w:name="_Toc5263231"/>
      <w:r w:rsidRPr="006F6281">
        <w:t xml:space="preserve">LoT platform </w:t>
      </w:r>
      <w:r w:rsidR="007135E1">
        <w:t>Expectations to support the Device design</w:t>
      </w:r>
      <w:bookmarkEnd w:id="432"/>
    </w:p>
    <w:p w14:paraId="65E1A7F3" w14:textId="77777777" w:rsidR="006368A8" w:rsidRPr="006F6281" w:rsidRDefault="006368A8" w:rsidP="006368A8">
      <w:pPr>
        <w:spacing w:after="0" w:line="240" w:lineRule="auto"/>
        <w:jc w:val="both"/>
        <w:rPr>
          <w:rFonts w:ascii="Calibri" w:eastAsia="Times New Roman" w:hAnsi="Calibri" w:cs="Calibri"/>
          <w:spacing w:val="0"/>
          <w:sz w:val="18"/>
          <w:szCs w:val="18"/>
          <w:lang w:eastAsia="en-AU"/>
        </w:rPr>
      </w:pPr>
      <w:r w:rsidRPr="006F6281">
        <w:rPr>
          <w:rFonts w:ascii="Calibri" w:eastAsia="Times New Roman" w:hAnsi="Calibri" w:cs="Calibri"/>
          <w:spacing w:val="0"/>
          <w:sz w:val="18"/>
          <w:szCs w:val="18"/>
          <w:lang w:eastAsia="en-AU"/>
        </w:rPr>
        <w:t xml:space="preserve">The below sections provide the Telstra Risk Management Framework reference guide for evaluating the consequences, likelihood and risk ratings for identified risk(s). </w:t>
      </w:r>
    </w:p>
    <w:p w14:paraId="1CF4F8DC" w14:textId="77777777" w:rsidR="006368A8" w:rsidRPr="006F6281" w:rsidRDefault="006368A8" w:rsidP="007135E1">
      <w:pPr>
        <w:pStyle w:val="3"/>
        <w:rPr>
          <w:lang w:eastAsia="en-AU"/>
        </w:rPr>
      </w:pPr>
      <w:bookmarkStart w:id="433" w:name="_Toc5263232"/>
      <w:r w:rsidRPr="006F6281">
        <w:rPr>
          <w:lang w:eastAsia="en-AU"/>
        </w:rPr>
        <w:t>IoT Hub</w:t>
      </w:r>
      <w:bookmarkEnd w:id="433"/>
    </w:p>
    <w:p w14:paraId="7CFBD2C1" w14:textId="77777777" w:rsidR="006368A8" w:rsidRPr="006F6281" w:rsidRDefault="006368A8" w:rsidP="006368A8">
      <w:pPr>
        <w:jc w:val="both"/>
        <w:rPr>
          <w:rFonts w:ascii="Calibri" w:hAnsi="Calibri"/>
          <w:sz w:val="18"/>
          <w:szCs w:val="18"/>
        </w:rPr>
      </w:pPr>
      <w:r w:rsidRPr="006F6281">
        <w:rPr>
          <w:rFonts w:ascii="Calibri" w:hAnsi="Calibri"/>
          <w:sz w:val="18"/>
          <w:szCs w:val="18"/>
          <w:highlight w:val="yellow"/>
        </w:rPr>
        <w:t>&lt;To be drafted&gt;</w:t>
      </w:r>
    </w:p>
    <w:p w14:paraId="63D13736" w14:textId="77777777" w:rsidR="006368A8" w:rsidRPr="006F6281" w:rsidRDefault="006368A8" w:rsidP="007135E1">
      <w:pPr>
        <w:pStyle w:val="3"/>
        <w:rPr>
          <w:lang w:eastAsia="en-AU"/>
        </w:rPr>
      </w:pPr>
      <w:bookmarkStart w:id="434" w:name="_Toc5263233"/>
      <w:r w:rsidRPr="006F6281">
        <w:rPr>
          <w:lang w:eastAsia="en-AU"/>
        </w:rPr>
        <w:t>Microservice (Service Fabric)</w:t>
      </w:r>
      <w:bookmarkEnd w:id="434"/>
      <w:r w:rsidRPr="006F6281">
        <w:rPr>
          <w:lang w:eastAsia="en-AU"/>
        </w:rPr>
        <w:t xml:space="preserve"> </w:t>
      </w:r>
    </w:p>
    <w:p w14:paraId="6C40119E" w14:textId="77777777" w:rsidR="006368A8" w:rsidRPr="006F6281" w:rsidRDefault="006368A8" w:rsidP="006368A8">
      <w:pPr>
        <w:jc w:val="both"/>
        <w:rPr>
          <w:rFonts w:ascii="Calibri" w:eastAsia="Times New Roman" w:hAnsi="Calibri" w:cs="Calibri"/>
          <w:spacing w:val="0"/>
          <w:sz w:val="18"/>
          <w:szCs w:val="18"/>
          <w:lang w:eastAsia="en-AU"/>
        </w:rPr>
      </w:pPr>
      <w:r w:rsidRPr="006F6281">
        <w:rPr>
          <w:rFonts w:ascii="Calibri" w:eastAsia="Times New Roman" w:hAnsi="Calibri" w:cs="Calibri"/>
          <w:spacing w:val="0"/>
          <w:sz w:val="18"/>
          <w:szCs w:val="18"/>
          <w:lang w:eastAsia="en-AU"/>
        </w:rPr>
        <w:t xml:space="preserve">The microservice has to pull the data from the IoT Hub’s event Hub and do the following checks before pushing them into the database. </w:t>
      </w:r>
    </w:p>
    <w:p w14:paraId="70F0D607" w14:textId="77777777" w:rsidR="006368A8" w:rsidRPr="006F6281" w:rsidRDefault="006368A8" w:rsidP="006368A8">
      <w:pPr>
        <w:pStyle w:val="af"/>
        <w:numPr>
          <w:ilvl w:val="0"/>
          <w:numId w:val="6"/>
        </w:numPr>
        <w:jc w:val="both"/>
        <w:rPr>
          <w:rFonts w:ascii="Calibri" w:hAnsi="Calibri"/>
          <w:sz w:val="18"/>
          <w:szCs w:val="18"/>
          <w:lang w:eastAsia="en-AU"/>
        </w:rPr>
      </w:pPr>
      <w:r w:rsidRPr="006F6281">
        <w:rPr>
          <w:rFonts w:ascii="Calibri" w:hAnsi="Calibri"/>
          <w:sz w:val="18"/>
          <w:szCs w:val="18"/>
          <w:lang w:eastAsia="en-AU"/>
        </w:rPr>
        <w:t xml:space="preserve">Device ID and </w:t>
      </w:r>
    </w:p>
    <w:p w14:paraId="624FBFA7" w14:textId="77777777" w:rsidR="006368A8" w:rsidRPr="006F6281" w:rsidRDefault="006368A8" w:rsidP="006368A8">
      <w:pPr>
        <w:pStyle w:val="af"/>
        <w:jc w:val="both"/>
        <w:rPr>
          <w:rFonts w:ascii="Calibri" w:hAnsi="Calibri"/>
          <w:sz w:val="18"/>
          <w:szCs w:val="18"/>
          <w:lang w:eastAsia="en-AU"/>
        </w:rPr>
      </w:pPr>
      <w:r w:rsidRPr="006F6281">
        <w:rPr>
          <w:rFonts w:ascii="Calibri" w:hAnsi="Calibri"/>
          <w:sz w:val="18"/>
          <w:szCs w:val="18"/>
          <w:highlight w:val="yellow"/>
          <w:lang w:eastAsia="en-AU"/>
        </w:rPr>
        <w:t>&lt;To be drafted further&gt;</w:t>
      </w:r>
    </w:p>
    <w:p w14:paraId="7873705E" w14:textId="77777777" w:rsidR="006368A8" w:rsidRPr="006368A8" w:rsidRDefault="006368A8" w:rsidP="006368A8"/>
    <w:p w14:paraId="4381D158" w14:textId="12F50919" w:rsidR="00E54FCC" w:rsidRPr="006F6281" w:rsidRDefault="00E54FCC" w:rsidP="00B87879">
      <w:pPr>
        <w:pStyle w:val="2"/>
        <w:jc w:val="both"/>
        <w:rPr>
          <w:lang w:eastAsia="en-AU"/>
        </w:rPr>
      </w:pPr>
      <w:bookmarkStart w:id="435" w:name="_Toc5263234"/>
      <w:r w:rsidRPr="006F6281">
        <w:rPr>
          <w:lang w:eastAsia="en-AU"/>
        </w:rPr>
        <w:t xml:space="preserve">Azure </w:t>
      </w:r>
      <w:r w:rsidR="00001A36">
        <w:rPr>
          <w:lang w:eastAsia="en-AU"/>
        </w:rPr>
        <w:t>PaaS cloud References</w:t>
      </w:r>
      <w:bookmarkEnd w:id="435"/>
      <w:r w:rsidRPr="006F6281">
        <w:rPr>
          <w:lang w:eastAsia="en-AU"/>
        </w:rPr>
        <w:t xml:space="preserve"> </w:t>
      </w:r>
    </w:p>
    <w:p w14:paraId="3A9A5AD0" w14:textId="710CA52C" w:rsidR="009332EC" w:rsidRPr="006F6281" w:rsidRDefault="00A43577" w:rsidP="00EE25AA">
      <w:pPr>
        <w:pStyle w:val="af"/>
        <w:numPr>
          <w:ilvl w:val="0"/>
          <w:numId w:val="7"/>
        </w:numPr>
        <w:spacing w:after="0" w:line="240" w:lineRule="auto"/>
        <w:contextualSpacing w:val="0"/>
        <w:jc w:val="both"/>
        <w:rPr>
          <w:rFonts w:ascii="Calibri" w:hAnsi="Calibri"/>
          <w:sz w:val="18"/>
          <w:szCs w:val="18"/>
        </w:rPr>
      </w:pPr>
      <w:hyperlink r:id="rId31" w:history="1">
        <w:r w:rsidR="009332EC" w:rsidRPr="006F6281">
          <w:rPr>
            <w:rStyle w:val="ae"/>
            <w:rFonts w:ascii="Calibri" w:hAnsi="Calibri"/>
            <w:sz w:val="18"/>
            <w:szCs w:val="18"/>
          </w:rPr>
          <w:t>Set up X.509 security in your Azure Io</w:t>
        </w:r>
        <w:r w:rsidR="009332EC" w:rsidRPr="006F6281">
          <w:rPr>
            <w:rStyle w:val="ae"/>
            <w:rFonts w:ascii="Calibri" w:hAnsi="Calibri"/>
            <w:sz w:val="18"/>
            <w:szCs w:val="18"/>
          </w:rPr>
          <w:t>T</w:t>
        </w:r>
        <w:r w:rsidR="009332EC" w:rsidRPr="006F6281">
          <w:rPr>
            <w:rStyle w:val="ae"/>
            <w:rFonts w:ascii="Calibri" w:hAnsi="Calibri"/>
            <w:sz w:val="18"/>
            <w:szCs w:val="18"/>
          </w:rPr>
          <w:t xml:space="preserve"> hub </w:t>
        </w:r>
      </w:hyperlink>
      <w:r w:rsidR="009332EC" w:rsidRPr="006F6281">
        <w:rPr>
          <w:rFonts w:ascii="Calibri" w:hAnsi="Calibri"/>
          <w:sz w:val="18"/>
          <w:szCs w:val="18"/>
        </w:rPr>
        <w:t xml:space="preserve"> - Install a new Azure resource - Azure IoT hub with your credentials (Azure gives $200 USD credit). I prefer you doing the </w:t>
      </w:r>
      <w:proofErr w:type="spellStart"/>
      <w:r w:rsidR="009332EC" w:rsidRPr="006F6281">
        <w:rPr>
          <w:rFonts w:ascii="Calibri" w:hAnsi="Calibri"/>
          <w:sz w:val="18"/>
          <w:szCs w:val="18"/>
        </w:rPr>
        <w:t>PoCs</w:t>
      </w:r>
      <w:proofErr w:type="spellEnd"/>
      <w:r w:rsidR="009332EC" w:rsidRPr="006F6281">
        <w:rPr>
          <w:rFonts w:ascii="Calibri" w:hAnsi="Calibri"/>
          <w:sz w:val="18"/>
          <w:szCs w:val="18"/>
        </w:rPr>
        <w:t xml:space="preserve"> which saves us the time in integration testing. </w:t>
      </w:r>
    </w:p>
    <w:p w14:paraId="4E9AC38A" w14:textId="77777777" w:rsidR="009332EC" w:rsidRPr="006F6281" w:rsidRDefault="00A43577" w:rsidP="00EE25AA">
      <w:pPr>
        <w:pStyle w:val="af"/>
        <w:numPr>
          <w:ilvl w:val="0"/>
          <w:numId w:val="7"/>
        </w:numPr>
        <w:spacing w:after="0" w:line="240" w:lineRule="auto"/>
        <w:contextualSpacing w:val="0"/>
        <w:jc w:val="both"/>
        <w:rPr>
          <w:rFonts w:ascii="Calibri" w:hAnsi="Calibri"/>
          <w:sz w:val="18"/>
          <w:szCs w:val="18"/>
        </w:rPr>
      </w:pPr>
      <w:hyperlink r:id="rId32" w:history="1">
        <w:r w:rsidR="009332EC" w:rsidRPr="006F6281">
          <w:rPr>
            <w:rStyle w:val="ae"/>
            <w:rFonts w:ascii="Calibri" w:hAnsi="Calibri"/>
            <w:sz w:val="18"/>
            <w:szCs w:val="18"/>
          </w:rPr>
          <w:t>Conceptual understanding of X.509 CA certificat</w:t>
        </w:r>
        <w:r w:rsidR="009332EC" w:rsidRPr="006F6281">
          <w:rPr>
            <w:rStyle w:val="ae"/>
            <w:rFonts w:ascii="Calibri" w:hAnsi="Calibri"/>
            <w:sz w:val="18"/>
            <w:szCs w:val="18"/>
          </w:rPr>
          <w:t>e</w:t>
        </w:r>
        <w:r w:rsidR="009332EC" w:rsidRPr="006F6281">
          <w:rPr>
            <w:rStyle w:val="ae"/>
            <w:rFonts w:ascii="Calibri" w:hAnsi="Calibri"/>
            <w:sz w:val="18"/>
            <w:szCs w:val="18"/>
          </w:rPr>
          <w:t>s in the IoT industry</w:t>
        </w:r>
      </w:hyperlink>
      <w:r w:rsidR="009332EC" w:rsidRPr="006F6281">
        <w:rPr>
          <w:rFonts w:ascii="Calibri" w:hAnsi="Calibri"/>
          <w:sz w:val="18"/>
          <w:szCs w:val="18"/>
        </w:rPr>
        <w:t xml:space="preserve">- This link provides the documentation on the X.509 certificates. </w:t>
      </w:r>
    </w:p>
    <w:p w14:paraId="6648FA7A" w14:textId="06A05FAC" w:rsidR="00E54FCC" w:rsidRPr="006F6281" w:rsidRDefault="009332EC" w:rsidP="00EE25AA">
      <w:pPr>
        <w:pStyle w:val="af"/>
        <w:numPr>
          <w:ilvl w:val="0"/>
          <w:numId w:val="7"/>
        </w:numPr>
        <w:jc w:val="both"/>
        <w:rPr>
          <w:rFonts w:ascii="Calibri" w:hAnsi="Calibri"/>
          <w:sz w:val="18"/>
          <w:szCs w:val="18"/>
          <w:lang w:val="en-US"/>
        </w:rPr>
      </w:pPr>
      <w:proofErr w:type="spellStart"/>
      <w:r w:rsidRPr="006F6281">
        <w:rPr>
          <w:rFonts w:ascii="Calibri" w:hAnsi="Calibri"/>
          <w:sz w:val="18"/>
          <w:szCs w:val="18"/>
          <w:lang w:val="en-US"/>
        </w:rPr>
        <w:t>Github</w:t>
      </w:r>
      <w:proofErr w:type="spellEnd"/>
      <w:r w:rsidRPr="006F6281">
        <w:rPr>
          <w:rFonts w:ascii="Calibri" w:hAnsi="Calibri"/>
          <w:sz w:val="18"/>
          <w:szCs w:val="18"/>
          <w:lang w:val="en-US"/>
        </w:rPr>
        <w:t xml:space="preserve"> </w:t>
      </w:r>
      <w:r w:rsidR="003634E7" w:rsidRPr="006F6281">
        <w:rPr>
          <w:rFonts w:ascii="Calibri" w:hAnsi="Calibri"/>
          <w:sz w:val="18"/>
          <w:szCs w:val="18"/>
          <w:lang w:val="en-US"/>
        </w:rPr>
        <w:t xml:space="preserve">for </w:t>
      </w:r>
      <w:proofErr w:type="spellStart"/>
      <w:r w:rsidR="003634E7" w:rsidRPr="006F6281">
        <w:rPr>
          <w:rFonts w:ascii="Calibri" w:hAnsi="Calibri"/>
          <w:sz w:val="18"/>
          <w:szCs w:val="18"/>
          <w:lang w:val="en-US"/>
        </w:rPr>
        <w:t>IoT</w:t>
      </w:r>
      <w:proofErr w:type="spellEnd"/>
      <w:r w:rsidR="003634E7" w:rsidRPr="006F6281">
        <w:rPr>
          <w:rFonts w:ascii="Calibri" w:hAnsi="Calibri"/>
          <w:sz w:val="18"/>
          <w:szCs w:val="18"/>
          <w:lang w:val="en-US"/>
        </w:rPr>
        <w:t xml:space="preserve"> SDK</w:t>
      </w:r>
      <w:r w:rsidRPr="006F6281">
        <w:rPr>
          <w:rFonts w:ascii="Calibri" w:hAnsi="Calibri"/>
          <w:sz w:val="18"/>
          <w:szCs w:val="18"/>
          <w:lang w:val="en-US"/>
        </w:rPr>
        <w:t xml:space="preserve">: </w:t>
      </w:r>
      <w:hyperlink r:id="rId33" w:history="1">
        <w:r w:rsidRPr="006F6281">
          <w:rPr>
            <w:rStyle w:val="ae"/>
            <w:rFonts w:ascii="Calibri" w:hAnsi="Calibri"/>
            <w:sz w:val="18"/>
            <w:szCs w:val="18"/>
            <w:lang w:val="en-US"/>
          </w:rPr>
          <w:t>https://github.com/Azur</w:t>
        </w:r>
        <w:r w:rsidRPr="006F6281">
          <w:rPr>
            <w:rStyle w:val="ae"/>
            <w:rFonts w:ascii="Calibri" w:hAnsi="Calibri"/>
            <w:sz w:val="18"/>
            <w:szCs w:val="18"/>
            <w:lang w:val="en-US"/>
          </w:rPr>
          <w:t>e</w:t>
        </w:r>
        <w:r w:rsidRPr="006F6281">
          <w:rPr>
            <w:rStyle w:val="ae"/>
            <w:rFonts w:ascii="Calibri" w:hAnsi="Calibri"/>
            <w:sz w:val="18"/>
            <w:szCs w:val="18"/>
            <w:lang w:val="en-US"/>
          </w:rPr>
          <w:t>/azure-iot-sdks</w:t>
        </w:r>
      </w:hyperlink>
      <w:r w:rsidRPr="006F6281">
        <w:rPr>
          <w:rFonts w:ascii="Calibri" w:hAnsi="Calibri"/>
          <w:sz w:val="18"/>
          <w:szCs w:val="18"/>
          <w:lang w:val="en-US"/>
        </w:rPr>
        <w:t xml:space="preserve"> - it has the Azure IoT SDK for C written in ANSI C (C99).</w:t>
      </w:r>
    </w:p>
    <w:p w14:paraId="3DD02784" w14:textId="77777777" w:rsidR="00C97C6C" w:rsidRPr="006F6281" w:rsidRDefault="00C97C6C" w:rsidP="00B87879">
      <w:pPr>
        <w:spacing w:after="0" w:line="240" w:lineRule="auto"/>
        <w:jc w:val="both"/>
        <w:rPr>
          <w:rFonts w:ascii="Calibri" w:hAnsi="Calibri" w:cs="Calibri"/>
        </w:rPr>
      </w:pPr>
    </w:p>
    <w:p w14:paraId="7588C752" w14:textId="77777777" w:rsidR="00CD703B" w:rsidRPr="006F6281" w:rsidRDefault="00CD703B" w:rsidP="00B87879">
      <w:pPr>
        <w:spacing w:after="0" w:line="240" w:lineRule="auto"/>
        <w:jc w:val="both"/>
        <w:rPr>
          <w:rFonts w:ascii="Calibri" w:hAnsi="Calibri" w:cs="Calibri"/>
        </w:rPr>
      </w:pPr>
    </w:p>
    <w:p w14:paraId="1B5382DC" w14:textId="77777777" w:rsidR="0059731D" w:rsidRPr="006F6281" w:rsidRDefault="0059731D" w:rsidP="00B87879">
      <w:pPr>
        <w:spacing w:after="0" w:line="240" w:lineRule="auto"/>
        <w:jc w:val="both"/>
        <w:rPr>
          <w:rFonts w:ascii="Calibri" w:hAnsi="Calibri" w:cs="Calibri"/>
        </w:rPr>
      </w:pPr>
    </w:p>
    <w:tbl>
      <w:tblPr>
        <w:tblW w:w="0" w:type="auto"/>
        <w:tblInd w:w="39" w:type="dxa"/>
        <w:tblLayout w:type="fixed"/>
        <w:tblCellMar>
          <w:left w:w="56" w:type="dxa"/>
          <w:right w:w="56" w:type="dxa"/>
        </w:tblCellMar>
        <w:tblLook w:val="0000" w:firstRow="0" w:lastRow="0" w:firstColumn="0" w:lastColumn="0" w:noHBand="0" w:noVBand="0"/>
      </w:tblPr>
      <w:tblGrid>
        <w:gridCol w:w="9231"/>
      </w:tblGrid>
      <w:tr w:rsidR="00F93F93" w:rsidRPr="006F6281" w14:paraId="30B22D62" w14:textId="77777777" w:rsidTr="00E02119">
        <w:trPr>
          <w:cantSplit/>
        </w:trPr>
        <w:tc>
          <w:tcPr>
            <w:tcW w:w="9231" w:type="dxa"/>
            <w:tcBorders>
              <w:top w:val="single" w:sz="6" w:space="0" w:color="auto"/>
              <w:left w:val="single" w:sz="6" w:space="0" w:color="auto"/>
              <w:bottom w:val="single" w:sz="6" w:space="0" w:color="auto"/>
              <w:right w:val="single" w:sz="6" w:space="0" w:color="auto"/>
            </w:tcBorders>
          </w:tcPr>
          <w:p w14:paraId="6DD00551" w14:textId="77777777" w:rsidR="00F93F93" w:rsidRPr="006F6281" w:rsidRDefault="00F93F93" w:rsidP="00B87879">
            <w:pPr>
              <w:tabs>
                <w:tab w:val="left" w:pos="9639"/>
              </w:tabs>
              <w:spacing w:after="60"/>
              <w:ind w:left="115" w:right="115"/>
              <w:jc w:val="both"/>
              <w:rPr>
                <w:rFonts w:ascii="Calibri" w:eastAsia="Times New Roman" w:hAnsi="Calibri" w:cs="Calibri"/>
                <w:spacing w:val="0"/>
                <w:szCs w:val="20"/>
                <w:lang w:eastAsia="en-AU"/>
              </w:rPr>
            </w:pPr>
            <w:r w:rsidRPr="006F6281">
              <w:rPr>
                <w:rFonts w:ascii="Calibri" w:eastAsia="Times New Roman" w:hAnsi="Calibri" w:cs="Calibri"/>
                <w:spacing w:val="0"/>
                <w:szCs w:val="20"/>
                <w:lang w:eastAsia="en-AU"/>
              </w:rPr>
              <w:t>This publication has been prepared and written by Telstra Corporation Limited (</w:t>
            </w:r>
            <w:r w:rsidRPr="006F6281">
              <w:rPr>
                <w:rFonts w:ascii="Calibri" w:eastAsia="Times New Roman" w:hAnsi="Calibri" w:cs="Calibri"/>
                <w:spacing w:val="5"/>
                <w:szCs w:val="20"/>
                <w:lang w:eastAsia="en-AU"/>
              </w:rPr>
              <w:t>ABN 33 051 775 556</w:t>
            </w:r>
            <w:r w:rsidRPr="006F6281">
              <w:rPr>
                <w:rFonts w:ascii="Calibri" w:eastAsia="Times New Roman" w:hAnsi="Calibri" w:cs="Calibri"/>
                <w:spacing w:val="0"/>
                <w:szCs w:val="20"/>
                <w:lang w:eastAsia="en-AU"/>
              </w:rPr>
              <w:t xml:space="preserve">), and is copyright. Other than for the purposes of and subject to the conditions prescribed under the Copyright Act, no part of it may in any form or by any means (electronic, mechanical, </w:t>
            </w:r>
            <w:r w:rsidR="002B2268" w:rsidRPr="006F6281">
              <w:rPr>
                <w:rFonts w:ascii="Calibri" w:eastAsia="Times New Roman" w:hAnsi="Calibri" w:cs="Calibri"/>
                <w:spacing w:val="0"/>
                <w:szCs w:val="20"/>
                <w:lang w:eastAsia="en-AU"/>
              </w:rPr>
              <w:t>micro copying</w:t>
            </w:r>
            <w:r w:rsidRPr="006F6281">
              <w:rPr>
                <w:rFonts w:ascii="Calibri" w:eastAsia="Times New Roman" w:hAnsi="Calibri" w:cs="Calibri"/>
                <w:spacing w:val="0"/>
                <w:szCs w:val="20"/>
                <w:lang w:eastAsia="en-AU"/>
              </w:rPr>
              <w:t>, photocopying, recording or otherwise) be reproduced, stored in a retrieval system or transmitted without prior written permission from the document controller. Product or company names are trademarks or registered trademarks of their respective holders.</w:t>
            </w:r>
          </w:p>
          <w:p w14:paraId="6068D4A2" w14:textId="77777777" w:rsidR="00F93F93" w:rsidRPr="006F6281" w:rsidRDefault="00F93F93" w:rsidP="00B87879">
            <w:pPr>
              <w:spacing w:after="60"/>
              <w:ind w:left="115" w:right="115"/>
              <w:jc w:val="both"/>
              <w:rPr>
                <w:rFonts w:ascii="Calibri" w:eastAsia="Times New Roman" w:hAnsi="Calibri" w:cs="Calibri"/>
                <w:spacing w:val="0"/>
                <w:szCs w:val="20"/>
                <w:lang w:eastAsia="en-AU"/>
              </w:rPr>
            </w:pPr>
            <w:r w:rsidRPr="006F6281">
              <w:rPr>
                <w:rFonts w:ascii="Calibri" w:eastAsia="Times New Roman" w:hAnsi="Calibri" w:cs="Calibri"/>
                <w:spacing w:val="0"/>
                <w:szCs w:val="20"/>
                <w:lang w:eastAsia="en-AU"/>
              </w:rPr>
              <w:t>Note for non-Telstra readers: The contents of this publication are subject to change without notice. All efforts have been made to ensure the accuracy of this publication. Notwithstanding, Telstra Corporation Limited does not assume responsibility for any errors nor for any consequences arising from any errors in this publication.</w:t>
            </w:r>
          </w:p>
        </w:tc>
      </w:tr>
    </w:tbl>
    <w:p w14:paraId="3E83DCF9" w14:textId="36C17CA7" w:rsidR="00F93F93" w:rsidRPr="006F6281" w:rsidRDefault="00F93F93" w:rsidP="00B87879">
      <w:pPr>
        <w:spacing w:after="0" w:line="240" w:lineRule="auto"/>
        <w:jc w:val="both"/>
        <w:rPr>
          <w:rFonts w:ascii="Calibri" w:hAnsi="Calibri" w:cs="Calibri"/>
        </w:rPr>
      </w:pPr>
    </w:p>
    <w:sectPr w:rsidR="00F93F93" w:rsidRPr="006F6281" w:rsidSect="00823807">
      <w:pgSz w:w="11900" w:h="16840" w:code="9"/>
      <w:pgMar w:top="1699" w:right="1368" w:bottom="1699" w:left="1368" w:header="562" w:footer="56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CDA2E7" w14:textId="77777777" w:rsidR="009942A9" w:rsidRDefault="009942A9">
      <w:r>
        <w:separator/>
      </w:r>
    </w:p>
  </w:endnote>
  <w:endnote w:type="continuationSeparator" w:id="0">
    <w:p w14:paraId="28B827C4" w14:textId="77777777" w:rsidR="009942A9" w:rsidRDefault="009942A9">
      <w:r>
        <w:continuationSeparator/>
      </w:r>
    </w:p>
  </w:endnote>
  <w:endnote w:type="continuationNotice" w:id="1">
    <w:p w14:paraId="4203A546" w14:textId="77777777" w:rsidR="009942A9" w:rsidRDefault="009942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armony Text">
    <w:charset w:val="00"/>
    <w:family w:val="swiss"/>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6BD11" w14:textId="0755AC11" w:rsidR="00A43577" w:rsidRDefault="00A43577" w:rsidP="00652587">
    <w:pPr>
      <w:pStyle w:val="a5"/>
      <w:jc w:val="right"/>
    </w:pPr>
    <w:r>
      <w:t xml:space="preserve">page </w:t>
    </w:r>
    <w:r>
      <w:fldChar w:fldCharType="begin"/>
    </w:r>
    <w:r>
      <w:instrText xml:space="preserve"> PAGE </w:instrText>
    </w:r>
    <w:r>
      <w:fldChar w:fldCharType="separate"/>
    </w:r>
    <w:r>
      <w:rPr>
        <w:noProof/>
      </w:rPr>
      <w:t>2</w:t>
    </w:r>
    <w:r>
      <w:rPr>
        <w:noProof/>
      </w:rPr>
      <w:fldChar w:fldCharType="end"/>
    </w:r>
    <w:r w:rsidRPr="00103591">
      <w:tab/>
      <w:t xml:space="preserve">TELSTRA CORPORATION LIMITED (ABN 33 051 775 556) | </w:t>
    </w:r>
    <w:r>
      <w:t>Printed</w:t>
    </w:r>
    <w:r w:rsidRPr="00103591">
      <w:t xml:space="preserve"> </w:t>
    </w:r>
    <w:r>
      <w:fldChar w:fldCharType="begin"/>
    </w:r>
    <w:r>
      <w:instrText xml:space="preserve"> PRINTDATE  \@ "dd/MM/yy"  \* MERGEFORMAT </w:instrText>
    </w:r>
    <w:r>
      <w:fldChar w:fldCharType="separate"/>
    </w:r>
    <w:r>
      <w:rPr>
        <w:noProof/>
      </w:rPr>
      <w:t>19/11/18</w:t>
    </w:r>
    <w:r>
      <w:rPr>
        <w:noProof/>
      </w:rPr>
      <w:fldChar w:fldCharType="end"/>
    </w:r>
    <w:r>
      <w:br/>
    </w:r>
    <w:sdt>
      <w:sdtPr>
        <w:alias w:val="Version Label"/>
        <w:tag w:val="Version Label"/>
        <w:id w:val="2095352447"/>
        <w:lock w:val="sdtLocked"/>
        <w:dataBinding w:prefixMappings="xmlns:ns0='http://schemas.microsoft.com/office/2006/metadata/properties' xmlns:ns1='http://www.w3.org/2001/XMLSchema-instance' xmlns:ns2='http://schemas.microsoft.com/sharepoint/v3' xmlns:ns3='ae2dcffe-d760-4f2f-902d-537be4a721b5' " w:xpath="/ns0:properties[1]/documentManagement[1]/ns2:VersionLabel[1]" w:storeItemID="{00000000-0000-0000-0000-000000000000}"/>
        <w:dropDownList>
          <w:listItem w:value="[Version Label]"/>
        </w:dropDownList>
      </w:sdtPr>
      <w:sdtContent>
        <w:r>
          <w:t>Draft</w:t>
        </w:r>
      </w:sdtContent>
    </w:sdt>
    <w:r>
      <w:t xml:space="preserve">| </w:t>
    </w:r>
    <w:sdt>
      <w:sdtPr>
        <w:alias w:val="Security Classification"/>
        <w:tag w:val="Security Classification"/>
        <w:id w:val="-2107103326"/>
        <w:lock w:val="sdtLocked"/>
        <w:dataBinding w:prefixMappings="xmlns:ns0='http://schemas.microsoft.com/office/2006/metadata/properties' xmlns:ns1='http://www.w3.org/2001/XMLSchema-instance' xmlns:ns2='http://schemas.microsoft.com/sharepoint/v3' xmlns:ns3='ae2dcffe-d760-4f2f-902d-537be4a721b5' " w:xpath="/ns0:properties[1]/documentManagement[1]/ns2:SecurityClassification[1]" w:storeItemID="{00000000-0000-0000-0000-000000000000}"/>
        <w:dropDownList>
          <w:listItem w:value="[Security Classification]"/>
        </w:dropDownList>
      </w:sdtPr>
      <w:sdtContent>
        <w:r>
          <w:t>Telstra Confidential</w:t>
        </w:r>
      </w:sdtContent>
    </w:sdt>
    <w:r>
      <w:t xml:space="preserve"> | </w:t>
    </w:r>
    <w:sdt>
      <w:sdtPr>
        <w:alias w:val="Telstra ID"/>
        <w:tag w:val="Telstra ID"/>
        <w:id w:val="-881163874"/>
        <w:lock w:val="sdtLocked"/>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00000000-0000-0000-0000-000000000000}"/>
        <w:text/>
      </w:sdtPr>
      <w:sdtContent>
        <w:r>
          <w:rPr>
            <w:lang w:val="en-US"/>
          </w:rPr>
          <w:t>Telstra-Id-System Generated if EDMS</w:t>
        </w:r>
      </w:sdtContent>
    </w:sdt>
    <w:r>
      <w:t xml:space="preserve"> </w:t>
    </w:r>
    <w:r>
      <w:rPr>
        <w:noProof/>
      </w:rPr>
      <w:fldChar w:fldCharType="begin"/>
    </w:r>
    <w:r>
      <w:rPr>
        <w:noProof/>
      </w:rPr>
      <w:instrText xml:space="preserve"> FILENAME   \* MERGEFORMAT </w:instrText>
    </w:r>
    <w:r>
      <w:rPr>
        <w:noProof/>
      </w:rPr>
      <w:fldChar w:fldCharType="separate"/>
    </w:r>
    <w:r>
      <w:rPr>
        <w:noProof/>
      </w:rPr>
      <w:t>LoT Security Risk Assessment -  Production LoT Platform Deployment 0.4- DRAFT.docx</w:t>
    </w:r>
    <w:r>
      <w:rPr>
        <w:noProof/>
      </w:rPr>
      <w:fldChar w:fldCharType="end"/>
    </w:r>
    <w:r>
      <w:t xml:space="preserve">| </w:t>
    </w:r>
    <w:sdt>
      <w:sdtPr>
        <w:alias w:val="Title"/>
        <w:tag w:val="Title"/>
        <w:id w:val="-450087739"/>
        <w:lock w:val="sdtLocked"/>
        <w:dataBinding w:prefixMappings="xmlns:ns0='http://purl.org/dc/elements/1.1/' xmlns:ns1='http://schemas.openxmlformats.org/package/2006/metadata/core-properties' " w:xpath="/ns1:coreProperties[1]/ns0:title[1]" w:storeItemID="{6C3C8BC8-F283-45AE-878A-BAB7291924A1}"/>
        <w:text/>
      </w:sdtPr>
      <w:sdtContent>
        <w:r>
          <w:t>Location of Things</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9290"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9E9E9"/>
      <w:tblLook w:val="04A0" w:firstRow="1" w:lastRow="0" w:firstColumn="1" w:lastColumn="0" w:noHBand="0" w:noVBand="1"/>
    </w:tblPr>
    <w:tblGrid>
      <w:gridCol w:w="9290"/>
    </w:tblGrid>
    <w:tr w:rsidR="00A43577" w14:paraId="0E646EEC" w14:textId="77777777" w:rsidTr="00575209">
      <w:trPr>
        <w:trHeight w:hRule="exact" w:val="709"/>
      </w:trPr>
      <w:tc>
        <w:tcPr>
          <w:tcW w:w="9290" w:type="dxa"/>
          <w:shd w:val="clear" w:color="auto" w:fill="E9E9E9"/>
          <w:vAlign w:val="center"/>
        </w:tcPr>
        <w:p w14:paraId="7B2CC32A" w14:textId="3FFE9EA1" w:rsidR="00A43577" w:rsidRPr="008146CF" w:rsidRDefault="00A43577" w:rsidP="006A2F99">
          <w:pPr>
            <w:pStyle w:val="a5"/>
          </w:pPr>
          <w:r w:rsidRPr="008146CF">
            <w:rPr>
              <w:rStyle w:val="a8"/>
              <w:rFonts w:ascii="Arial" w:hAnsi="Arial"/>
              <w:sz w:val="12"/>
            </w:rPr>
            <w:t>TELSTRA CORPORATION LIMITED (ABN 33 051 775 556)</w:t>
          </w:r>
          <w:r>
            <w:rPr>
              <w:rStyle w:val="a8"/>
              <w:rFonts w:ascii="Arial" w:hAnsi="Arial"/>
              <w:sz w:val="12"/>
            </w:rPr>
            <w:t xml:space="preserve"> | Printed </w:t>
          </w:r>
          <w:r>
            <w:rPr>
              <w:rStyle w:val="a8"/>
              <w:rFonts w:ascii="Arial" w:hAnsi="Arial"/>
              <w:caps w:val="0"/>
              <w:sz w:val="12"/>
            </w:rPr>
            <w:fldChar w:fldCharType="begin"/>
          </w:r>
          <w:r>
            <w:rPr>
              <w:rStyle w:val="a8"/>
              <w:rFonts w:ascii="Arial" w:hAnsi="Arial"/>
              <w:sz w:val="12"/>
            </w:rPr>
            <w:instrText xml:space="preserve"> PRINTDATE  \@ "dd/MM/yy" </w:instrText>
          </w:r>
          <w:r>
            <w:rPr>
              <w:rStyle w:val="a8"/>
              <w:rFonts w:ascii="Arial" w:hAnsi="Arial"/>
              <w:caps w:val="0"/>
              <w:sz w:val="12"/>
            </w:rPr>
            <w:fldChar w:fldCharType="separate"/>
          </w:r>
          <w:r>
            <w:rPr>
              <w:rStyle w:val="a8"/>
              <w:rFonts w:ascii="Arial" w:hAnsi="Arial"/>
              <w:noProof/>
              <w:sz w:val="12"/>
            </w:rPr>
            <w:t>19/11/18</w:t>
          </w:r>
          <w:r>
            <w:rPr>
              <w:rStyle w:val="a8"/>
              <w:rFonts w:ascii="Arial" w:hAnsi="Arial"/>
              <w:caps w:val="0"/>
              <w:sz w:val="12"/>
            </w:rPr>
            <w:fldChar w:fldCharType="end"/>
          </w:r>
        </w:p>
        <w:p w14:paraId="7F482946" w14:textId="63CB9110" w:rsidR="00A43577" w:rsidRDefault="00A43577" w:rsidP="00566A09">
          <w:pPr>
            <w:pStyle w:val="a5"/>
            <w:tabs>
              <w:tab w:val="right" w:pos="13185"/>
            </w:tabs>
            <w:rPr>
              <w:rStyle w:val="a8"/>
              <w:rFonts w:ascii="Arial" w:hAnsi="Arial"/>
              <w:caps w:val="0"/>
              <w:sz w:val="12"/>
            </w:rPr>
          </w:pPr>
          <w:sdt>
            <w:sdtPr>
              <w:rPr>
                <w:rFonts w:asciiTheme="majorHAnsi" w:hAnsiTheme="majorHAnsi" w:cstheme="majorHAnsi"/>
                <w:sz w:val="13"/>
                <w:szCs w:val="12"/>
              </w:rPr>
              <w:alias w:val="Version Label"/>
              <w:id w:val="-1187359580"/>
              <w:placeholder>
                <w:docPart w:val="08687E16746241ABA07F071FA4216E4D"/>
              </w:placeholder>
              <w:dataBinding w:prefixMappings="xmlns:ns0='http://schemas.microsoft.com/office/2006/metadata/properties' xmlns:ns1='http://www.w3.org/2001/XMLSchema-instance' xmlns:ns2='http://schemas.microsoft.com/sharepoint/v3' " w:xpath="/ns0:properties[1]/documentManagement[1]/ns2:VersionLabel[1]" w:storeItemID="{00000000-0000-0000-0000-000000000000}"/>
              <w:dropDownList>
                <w:listItem w:value="[Version Label]"/>
              </w:dropDownList>
            </w:sdtPr>
            <w:sdtContent>
              <w:r w:rsidRPr="00F0210F">
                <w:rPr>
                  <w:rFonts w:asciiTheme="majorHAnsi" w:hAnsiTheme="majorHAnsi" w:cstheme="majorHAnsi"/>
                  <w:szCs w:val="12"/>
                </w:rPr>
                <w:t>Draft</w:t>
              </w:r>
            </w:sdtContent>
          </w:sdt>
          <w:r>
            <w:t xml:space="preserve">| </w:t>
          </w:r>
          <w:sdt>
            <w:sdtPr>
              <w:alias w:val="Security Classification"/>
              <w:id w:val="1623644706"/>
              <w:dataBinding w:prefixMappings="xmlns:ns0='http://schemas.microsoft.com/office/2006/metadata/properties' xmlns:ns1='http://www.w3.org/2001/XMLSchema-instance' xmlns:ns2='http://schemas.microsoft.com/sharepoint/v3' " w:xpath="/ns0:properties[1]/documentManagement[1]/ns2:SecurityClassification[1]" w:storeItemID="{00000000-0000-0000-0000-000000000000}"/>
              <w:dropDownList>
                <w:listItem w:value="[Security Classification]"/>
              </w:dropDownList>
            </w:sdtPr>
            <w:sdtContent>
              <w:r>
                <w:t>Telstra Confidential</w:t>
              </w:r>
            </w:sdtContent>
          </w:sdt>
          <w:r>
            <w:t xml:space="preserve"> | </w:t>
          </w:r>
          <w:sdt>
            <w:sdtPr>
              <w:alias w:val="Telstra ID"/>
              <w:id w:val="-1511603924"/>
              <w:dataBinding w:prefixMappings="xmlns:ns0='http://schemas.microsoft.com/office/2006/metadata/properties' xmlns:ns1='http://www.w3.org/2001/XMLSchema-instance' xmlns:ns2='http://schemas.microsoft.com/sharepoint/v3' " w:xpath="/ns0:properties[1]/documentManagement[1]/ns2:TelstraID[1]" w:storeItemID="{00000000-0000-0000-0000-000000000000}"/>
              <w:text/>
            </w:sdtPr>
            <w:sdtContent>
              <w:r>
                <w:t>AAAIU-2035432041-1566</w:t>
              </w:r>
            </w:sdtContent>
          </w:sdt>
          <w:r>
            <w:t xml:space="preserve"> | </w:t>
          </w:r>
          <w:sdt>
            <w:sdtPr>
              <w:alias w:val="Title"/>
              <w:tag w:val="Title"/>
              <w:id w:val="474407951"/>
              <w:lock w:val="sdtLocked"/>
              <w:dataBinding w:prefixMappings="xmlns:ns0='http://purl.org/dc/elements/1.1/' xmlns:ns1='http://schemas.openxmlformats.org/package/2006/metadata/core-properties' " w:xpath="/ns1:coreProperties[1]/ns0:title[1]" w:storeItemID="{6C3C8BC8-F283-45AE-878A-BAB7291924A1}"/>
              <w:text/>
            </w:sdtPr>
            <w:sdtContent>
              <w:r>
                <w:t>Location of Things</w:t>
              </w:r>
            </w:sdtContent>
          </w:sdt>
          <w:r>
            <w:rPr>
              <w:rStyle w:val="a8"/>
              <w:rFonts w:ascii="Arial" w:hAnsi="Arial"/>
              <w:sz w:val="12"/>
            </w:rPr>
            <w:t xml:space="preserve"> </w:t>
          </w:r>
          <w:r>
            <w:rPr>
              <w:rStyle w:val="a8"/>
              <w:rFonts w:ascii="Arial" w:hAnsi="Arial"/>
              <w:sz w:val="12"/>
            </w:rPr>
            <w:tab/>
            <w:t xml:space="preserve">page </w:t>
          </w:r>
          <w:r>
            <w:rPr>
              <w:rStyle w:val="a8"/>
              <w:rFonts w:ascii="Arial" w:hAnsi="Arial"/>
              <w:caps w:val="0"/>
              <w:sz w:val="12"/>
            </w:rPr>
            <w:fldChar w:fldCharType="begin"/>
          </w:r>
          <w:r>
            <w:rPr>
              <w:rStyle w:val="a8"/>
              <w:rFonts w:ascii="Arial" w:hAnsi="Arial"/>
              <w:sz w:val="12"/>
            </w:rPr>
            <w:instrText xml:space="preserve"> PAGE  \* Arabic </w:instrText>
          </w:r>
          <w:r>
            <w:rPr>
              <w:rStyle w:val="a8"/>
              <w:rFonts w:ascii="Arial" w:hAnsi="Arial"/>
              <w:caps w:val="0"/>
              <w:sz w:val="12"/>
            </w:rPr>
            <w:fldChar w:fldCharType="separate"/>
          </w:r>
          <w:r w:rsidR="004C16E3">
            <w:rPr>
              <w:rStyle w:val="a8"/>
              <w:rFonts w:ascii="Arial" w:hAnsi="Arial"/>
              <w:noProof/>
              <w:sz w:val="12"/>
            </w:rPr>
            <w:t>12</w:t>
          </w:r>
          <w:r>
            <w:rPr>
              <w:rStyle w:val="a8"/>
              <w:rFonts w:ascii="Arial" w:hAnsi="Arial"/>
              <w:caps w:val="0"/>
              <w:sz w:val="12"/>
            </w:rPr>
            <w:fldChar w:fldCharType="end"/>
          </w:r>
          <w:r>
            <w:rPr>
              <w:rStyle w:val="a8"/>
              <w:rFonts w:ascii="Arial" w:hAnsi="Arial"/>
              <w:sz w:val="12"/>
            </w:rPr>
            <w:t>/</w:t>
          </w:r>
          <w:r>
            <w:rPr>
              <w:rStyle w:val="a8"/>
              <w:rFonts w:ascii="Arial" w:hAnsi="Arial"/>
              <w:caps w:val="0"/>
              <w:sz w:val="12"/>
            </w:rPr>
            <w:fldChar w:fldCharType="begin"/>
          </w:r>
          <w:r>
            <w:rPr>
              <w:rStyle w:val="a8"/>
              <w:rFonts w:ascii="Arial" w:hAnsi="Arial"/>
              <w:sz w:val="12"/>
            </w:rPr>
            <w:instrText xml:space="preserve"> NUMPAGES  \* Arabic </w:instrText>
          </w:r>
          <w:r>
            <w:rPr>
              <w:rStyle w:val="a8"/>
              <w:rFonts w:ascii="Arial" w:hAnsi="Arial"/>
              <w:caps w:val="0"/>
              <w:sz w:val="12"/>
            </w:rPr>
            <w:fldChar w:fldCharType="separate"/>
          </w:r>
          <w:r w:rsidR="004C16E3">
            <w:rPr>
              <w:rStyle w:val="a8"/>
              <w:rFonts w:ascii="Arial" w:hAnsi="Arial"/>
              <w:noProof/>
              <w:sz w:val="12"/>
            </w:rPr>
            <w:t>25</w:t>
          </w:r>
          <w:r>
            <w:rPr>
              <w:rStyle w:val="a8"/>
              <w:rFonts w:ascii="Arial" w:hAnsi="Arial"/>
              <w:caps w:val="0"/>
              <w:sz w:val="12"/>
            </w:rPr>
            <w:fldChar w:fldCharType="end"/>
          </w:r>
        </w:p>
      </w:tc>
    </w:tr>
  </w:tbl>
  <w:p w14:paraId="3E001D64" w14:textId="77777777" w:rsidR="00A43577" w:rsidRPr="00B42400" w:rsidRDefault="00A43577" w:rsidP="003600AF">
    <w:pPr>
      <w:pStyle w:val="a5"/>
      <w:rPr>
        <w:rStyle w:val="a8"/>
        <w:b/>
        <w:caps w:val="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9F101" w14:textId="06C02492" w:rsidR="00A43577" w:rsidRPr="00103591" w:rsidRDefault="00A43577" w:rsidP="004173C1">
    <w:pPr>
      <w:pStyle w:val="a5"/>
      <w:rPr>
        <w:rStyle w:val="a8"/>
        <w:caps w:val="0"/>
      </w:rPr>
    </w:pPr>
    <w:r w:rsidRPr="00103591">
      <w:t xml:space="preserve">TELSTRA CORPORATION LIMITED (ABN 33 051 775 556) | </w:t>
    </w:r>
    <w:r>
      <w:t>Printed</w:t>
    </w:r>
    <w:r w:rsidRPr="00103591">
      <w:t xml:space="preserve"> </w:t>
    </w:r>
    <w:r>
      <w:fldChar w:fldCharType="begin"/>
    </w:r>
    <w:r>
      <w:instrText xml:space="preserve"> PRINTDATE  \@ "dd/MM/yy"  \* MERGEFORMAT </w:instrText>
    </w:r>
    <w:r>
      <w:fldChar w:fldCharType="separate"/>
    </w:r>
    <w:r>
      <w:rPr>
        <w:noProof/>
      </w:rPr>
      <w:t>19/11/18</w:t>
    </w:r>
    <w:r>
      <w:rPr>
        <w:noProof/>
      </w:rPr>
      <w:fldChar w:fldCharType="end"/>
    </w:r>
    <w:r w:rsidRPr="00103591">
      <w:tab/>
    </w:r>
    <w:r>
      <w:fldChar w:fldCharType="begin"/>
    </w:r>
    <w:r>
      <w:instrText xml:space="preserve"> PAGE </w:instrText>
    </w:r>
    <w:r>
      <w:fldChar w:fldCharType="separate"/>
    </w:r>
    <w:r>
      <w:rPr>
        <w:noProof/>
      </w:rPr>
      <w:t>1</w:t>
    </w:r>
    <w:r>
      <w:rPr>
        <w:noProof/>
      </w:rPr>
      <w:fldChar w:fldCharType="end"/>
    </w:r>
    <w:r w:rsidRPr="00103591">
      <w:t xml:space="preserve"> of </w:t>
    </w:r>
    <w:r>
      <w:rPr>
        <w:noProof/>
      </w:rPr>
      <w:fldChar w:fldCharType="begin"/>
    </w:r>
    <w:r>
      <w:rPr>
        <w:noProof/>
      </w:rPr>
      <w:instrText xml:space="preserve"> NUMPAGES </w:instrText>
    </w:r>
    <w:r>
      <w:rPr>
        <w:noProof/>
      </w:rPr>
      <w:fldChar w:fldCharType="separate"/>
    </w:r>
    <w:r>
      <w:rPr>
        <w:noProof/>
      </w:rPr>
      <w:t>16</w:t>
    </w:r>
    <w:r>
      <w:rPr>
        <w:noProof/>
      </w:rPr>
      <w:fldChar w:fldCharType="end"/>
    </w:r>
    <w:r>
      <w:br/>
    </w:r>
    <w:sdt>
      <w:sdtPr>
        <w:alias w:val="Version Label"/>
        <w:tag w:val="Version Label"/>
        <w:id w:val="-2070571308"/>
        <w:lock w:val="sdtLocked"/>
        <w:dataBinding w:prefixMappings="xmlns:ns0='http://schemas.microsoft.com/office/2006/metadata/properties' xmlns:ns1='http://www.w3.org/2001/XMLSchema-instance' xmlns:ns2='98786BE8-8F1D-41A3-ABF8-EF2CED29B612' xmlns:ns3='98786be8-8f1d-41a3-abf8-ef2ced29b612' xmlns:ns4='http://schemas.microsoft.com/sharepoint/v3' " w:xpath="/ns0:properties[1]/documentManagement[1]/ns2:VersionLabel[1]" w:storeItemID="{00000000-0000-0000-0000-000000000000}"/>
        <w:dropDownList>
          <w:listItem w:value="[Version Label]"/>
        </w:dropDownList>
      </w:sdtPr>
      <w:sdtContent>
        <w:r>
          <w:t>Draft</w:t>
        </w:r>
      </w:sdtContent>
    </w:sdt>
    <w:r>
      <w:t xml:space="preserve">| </w:t>
    </w:r>
    <w:sdt>
      <w:sdtPr>
        <w:alias w:val="Security Classification"/>
        <w:tag w:val="Security Classification"/>
        <w:id w:val="-1858954057"/>
        <w:lock w:val="sdtLocked"/>
        <w:placeholder>
          <w:docPart w:val="FC4F1471FCD5469DA765CEDBA101F1E5"/>
        </w:placeholder>
        <w:showingPlcHdr/>
        <w:dataBinding w:prefixMappings="xmlns:ns0='http://schemas.microsoft.com/office/2006/metadata/properties' xmlns:ns1='http://www.w3.org/2001/XMLSchema-instance' xmlns:ns2='98786BE8-8F1D-41A3-ABF8-EF2CED29B612' xmlns:ns3='98786be8-8f1d-41a3-abf8-ef2ced29b612' xmlns:ns4='http://schemas.microsoft.com/sharepoint/v3' " w:xpath="/ns0:properties[1]/documentManagement[1]/ns2:SecurityClassification[1]" w:storeItemID="{00000000-0000-0000-0000-000000000000}"/>
        <w:dropDownList>
          <w:listItem w:value="[Security Classification]"/>
        </w:dropDownList>
      </w:sdtPr>
      <w:sdtContent>
        <w:r w:rsidRPr="001975E8">
          <w:rPr>
            <w:rStyle w:val="a9"/>
          </w:rPr>
          <w:t>[Security Classification]</w:t>
        </w:r>
      </w:sdtContent>
    </w:sdt>
    <w:r>
      <w:t xml:space="preserve"> | </w:t>
    </w:r>
    <w:sdt>
      <w:sdtPr>
        <w:alias w:val="Telstra ID"/>
        <w:tag w:val="Telstra ID"/>
        <w:id w:val="1811285229"/>
        <w:lock w:val="sdtLocked"/>
        <w:placeholder>
          <w:docPart w:val="48083985F7574DAA83C2C7B0730BE185"/>
        </w:placeholder>
        <w:showingPlcHdr/>
        <w:dataBinding w:prefixMappings="xmlns:ns0='http://schemas.microsoft.com/office/2006/metadata/properties' xmlns:ns1='http://www.w3.org/2001/XMLSchema-instance' xmlns:ns2='98786BE8-8F1D-41A3-ABF8-EF2CED29B612' xmlns:ns3='98786be8-8f1d-41a3-abf8-ef2ced29b612' xmlns:ns4='http://schemas.microsoft.com/sharepoint/v3' " w:xpath="/ns0:properties[1]/documentManagement[1]/ns2:TelstraID[1]" w:storeItemID="{00000000-0000-0000-0000-000000000000}"/>
        <w:text/>
      </w:sdtPr>
      <w:sdtContent>
        <w:r w:rsidRPr="001975E8">
          <w:rPr>
            <w:rStyle w:val="a9"/>
          </w:rPr>
          <w:t>[Telstra ID]</w:t>
        </w:r>
      </w:sdtContent>
    </w:sdt>
    <w:r>
      <w:t xml:space="preserve"> </w:t>
    </w:r>
    <w:r>
      <w:rPr>
        <w:noProof/>
      </w:rPr>
      <w:fldChar w:fldCharType="begin"/>
    </w:r>
    <w:r>
      <w:rPr>
        <w:noProof/>
      </w:rPr>
      <w:instrText xml:space="preserve"> FILENAME   \* MERGEFORMAT </w:instrText>
    </w:r>
    <w:r>
      <w:rPr>
        <w:noProof/>
      </w:rPr>
      <w:fldChar w:fldCharType="separate"/>
    </w:r>
    <w:r>
      <w:rPr>
        <w:noProof/>
      </w:rPr>
      <w:t>LoT Security Risk Assessment -  Production LoT Platform Deployment 0.4- DRAFT.docx</w:t>
    </w:r>
    <w:r>
      <w:rPr>
        <w:noProof/>
      </w:rPr>
      <w:fldChar w:fldCharType="end"/>
    </w:r>
    <w:r>
      <w:t xml:space="preserve"> | </w:t>
    </w:r>
    <w:sdt>
      <w:sdtPr>
        <w:alias w:val="Title"/>
        <w:tag w:val="Title"/>
        <w:id w:val="1376507748"/>
        <w:lock w:val="sdtLocked"/>
        <w:dataBinding w:prefixMappings="xmlns:ns0='http://purl.org/dc/elements/1.1/' xmlns:ns1='http://schemas.openxmlformats.org/package/2006/metadata/core-properties' " w:xpath="/ns1:coreProperties[1]/ns0:title[1]" w:storeItemID="{6C3C8BC8-F283-45AE-878A-BAB7291924A1}"/>
        <w:text/>
      </w:sdtPr>
      <w:sdtContent>
        <w:r>
          <w:t>Location of Things</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6BE6AB" w14:textId="77777777" w:rsidR="009942A9" w:rsidRDefault="009942A9">
      <w:r>
        <w:separator/>
      </w:r>
    </w:p>
  </w:footnote>
  <w:footnote w:type="continuationSeparator" w:id="0">
    <w:p w14:paraId="2A9C941C" w14:textId="77777777" w:rsidR="009942A9" w:rsidRDefault="009942A9">
      <w:r>
        <w:continuationSeparator/>
      </w:r>
    </w:p>
  </w:footnote>
  <w:footnote w:type="continuationNotice" w:id="1">
    <w:p w14:paraId="6DBFE85C" w14:textId="77777777" w:rsidR="009942A9" w:rsidRDefault="009942A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561" w:type="dxa"/>
      <w:tblLayout w:type="fixed"/>
      <w:tblCellMar>
        <w:left w:w="0" w:type="dxa"/>
        <w:right w:w="0" w:type="dxa"/>
      </w:tblCellMar>
      <w:tblLook w:val="04A0" w:firstRow="1" w:lastRow="0" w:firstColumn="1" w:lastColumn="0" w:noHBand="0" w:noVBand="1"/>
    </w:tblPr>
    <w:tblGrid>
      <w:gridCol w:w="7825"/>
      <w:gridCol w:w="5736"/>
    </w:tblGrid>
    <w:tr w:rsidR="00A43577" w:rsidRPr="00D144E3" w14:paraId="364CD4A0" w14:textId="77777777" w:rsidTr="12E7DC9A">
      <w:trPr>
        <w:trHeight w:val="420"/>
      </w:trPr>
      <w:tc>
        <w:tcPr>
          <w:tcW w:w="7825" w:type="dxa"/>
        </w:tcPr>
        <w:p w14:paraId="46F0EAA6" w14:textId="2FA20E91" w:rsidR="00A43577" w:rsidRPr="00D144E3" w:rsidRDefault="00A43577" w:rsidP="00566A09">
          <w:pPr>
            <w:spacing w:after="0" w:line="440" w:lineRule="atLeast"/>
            <w:rPr>
              <w:rFonts w:eastAsiaTheme="majorEastAsia" w:cstheme="majorBidi"/>
              <w:b/>
              <w:bCs/>
              <w:color w:val="004D9D" w:themeColor="text1"/>
              <w:kern w:val="28"/>
              <w:sz w:val="34"/>
              <w:szCs w:val="32"/>
            </w:rPr>
          </w:pPr>
          <w:sdt>
            <w:sdtPr>
              <w:rPr>
                <w:rFonts w:ascii="Calibri" w:eastAsiaTheme="majorEastAsia" w:hAnsi="Calibri" w:cstheme="majorBidi"/>
                <w:b/>
                <w:bCs/>
                <w:color w:val="004D9D" w:themeColor="text1"/>
                <w:kern w:val="28"/>
                <w:sz w:val="34"/>
                <w:szCs w:val="34"/>
              </w:rPr>
              <w:alias w:val="Title"/>
              <w:id w:val="-821425811"/>
              <w:dataBinding w:prefixMappings="xmlns:ns0='http://purl.org/dc/elements/1.1/' xmlns:ns1='http://schemas.openxmlformats.org/package/2006/metadata/core-properties' " w:xpath="/ns1:coreProperties[1]/ns0:title[1]" w:storeItemID="{6C3C8BC8-F283-45AE-878A-BAB7291924A1}"/>
              <w:text/>
            </w:sdtPr>
            <w:sdtContent>
              <w:r>
                <w:rPr>
                  <w:rFonts w:ascii="Calibri" w:eastAsiaTheme="majorEastAsia" w:hAnsi="Calibri" w:cstheme="majorBidi"/>
                  <w:b/>
                  <w:bCs/>
                  <w:color w:val="004D9D" w:themeColor="text1"/>
                  <w:kern w:val="28"/>
                  <w:sz w:val="34"/>
                  <w:szCs w:val="34"/>
                </w:rPr>
                <w:t>Location of Things</w:t>
              </w:r>
            </w:sdtContent>
          </w:sdt>
        </w:p>
      </w:tc>
      <w:tc>
        <w:tcPr>
          <w:tcW w:w="5736" w:type="dxa"/>
          <w:vMerge w:val="restart"/>
        </w:tcPr>
        <w:p w14:paraId="2366B57A" w14:textId="77777777" w:rsidR="00A43577" w:rsidRPr="00D144E3" w:rsidRDefault="00A43577" w:rsidP="00D144E3">
          <w:pPr>
            <w:spacing w:after="0" w:line="240" w:lineRule="auto"/>
            <w:jc w:val="right"/>
            <w:rPr>
              <w:color w:val="004D9D" w:themeColor="text1"/>
              <w:sz w:val="16"/>
            </w:rPr>
          </w:pPr>
          <w:r w:rsidRPr="00D144E3">
            <w:rPr>
              <w:noProof/>
              <w:color w:val="004D9D" w:themeColor="text1"/>
              <w:sz w:val="16"/>
              <w:lang w:val="en-US" w:eastAsia="zh-CN"/>
            </w:rPr>
            <w:drawing>
              <wp:inline distT="0" distB="0" distL="0" distR="0" wp14:anchorId="5C6075C5" wp14:editId="7B92E86B">
                <wp:extent cx="1304925" cy="516890"/>
                <wp:effectExtent l="0" t="0" r="9525" b="0"/>
                <wp:docPr id="9" name="Picture 0" descr="TELBO0008_Memo_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LBO0008_Memo__Logo.png"/>
                        <pic:cNvPicPr>
                          <a:picLocks noChangeAspect="1" noChangeArrowheads="1"/>
                        </pic:cNvPicPr>
                      </pic:nvPicPr>
                      <pic:blipFill>
                        <a:blip r:embed="rId1"/>
                        <a:srcRect/>
                        <a:stretch>
                          <a:fillRect/>
                        </a:stretch>
                      </pic:blipFill>
                      <pic:spPr bwMode="auto">
                        <a:xfrm>
                          <a:off x="0" y="0"/>
                          <a:ext cx="1304925" cy="516890"/>
                        </a:xfrm>
                        <a:prstGeom prst="rect">
                          <a:avLst/>
                        </a:prstGeom>
                        <a:noFill/>
                        <a:ln w="9525">
                          <a:noFill/>
                          <a:miter lim="800000"/>
                          <a:headEnd/>
                          <a:tailEnd/>
                        </a:ln>
                      </pic:spPr>
                    </pic:pic>
                  </a:graphicData>
                </a:graphic>
              </wp:inline>
            </w:drawing>
          </w:r>
        </w:p>
      </w:tc>
    </w:tr>
    <w:tr w:rsidR="00A43577" w:rsidRPr="00D144E3" w14:paraId="1E1BEC11" w14:textId="77777777" w:rsidTr="12E7DC9A">
      <w:trPr>
        <w:trHeight w:val="390"/>
      </w:trPr>
      <w:tc>
        <w:tcPr>
          <w:tcW w:w="7825" w:type="dxa"/>
        </w:tcPr>
        <w:p w14:paraId="3C85C6A8" w14:textId="56EFB2FA" w:rsidR="00A43577" w:rsidRPr="00996D0A" w:rsidRDefault="00A43577" w:rsidP="004820E7">
          <w:pPr>
            <w:tabs>
              <w:tab w:val="left" w:pos="5059"/>
            </w:tabs>
            <w:spacing w:after="0" w:line="380" w:lineRule="atLeast"/>
            <w:outlineLvl w:val="1"/>
            <w:rPr>
              <w:rFonts w:ascii="Calibri" w:eastAsiaTheme="majorEastAsia" w:hAnsi="Calibri" w:cstheme="majorBidi"/>
              <w:color w:val="1C1C1C"/>
              <w:sz w:val="26"/>
              <w:szCs w:val="26"/>
            </w:rPr>
          </w:pPr>
          <w:r w:rsidRPr="00996D0A">
            <w:rPr>
              <w:rFonts w:ascii="Calibri" w:eastAsiaTheme="majorEastAsia" w:hAnsi="Calibri" w:cstheme="majorBidi"/>
              <w:color w:val="1C1C1C"/>
              <w:sz w:val="26"/>
              <w:szCs w:val="26"/>
            </w:rPr>
            <w:t xml:space="preserve">LoT – </w:t>
          </w:r>
          <w:r>
            <w:rPr>
              <w:rFonts w:ascii="Calibri" w:eastAsiaTheme="majorEastAsia" w:hAnsi="Calibri" w:cstheme="majorBidi"/>
              <w:color w:val="1C1C1C"/>
              <w:sz w:val="26"/>
              <w:szCs w:val="26"/>
            </w:rPr>
            <w:t xml:space="preserve">LTE </w:t>
          </w:r>
          <w:r w:rsidRPr="00996D0A">
            <w:rPr>
              <w:rFonts w:ascii="Calibri" w:eastAsiaTheme="majorEastAsia" w:hAnsi="Calibri" w:cstheme="majorBidi"/>
              <w:color w:val="1C1C1C"/>
              <w:sz w:val="26"/>
              <w:szCs w:val="26"/>
            </w:rPr>
            <w:t xml:space="preserve">Consumer and Enterprise </w:t>
          </w:r>
          <w:r>
            <w:rPr>
              <w:rFonts w:ascii="Calibri" w:eastAsiaTheme="majorEastAsia" w:hAnsi="Calibri" w:cstheme="majorBidi"/>
              <w:color w:val="1C1C1C"/>
              <w:sz w:val="26"/>
              <w:szCs w:val="26"/>
            </w:rPr>
            <w:t xml:space="preserve">Detailed Design </w:t>
          </w:r>
        </w:p>
      </w:tc>
      <w:tc>
        <w:tcPr>
          <w:tcW w:w="5736" w:type="dxa"/>
          <w:vMerge/>
        </w:tcPr>
        <w:p w14:paraId="7322EE46" w14:textId="77777777" w:rsidR="00A43577" w:rsidRPr="00D144E3" w:rsidRDefault="00A43577" w:rsidP="00D144E3">
          <w:pPr>
            <w:spacing w:after="0" w:line="240" w:lineRule="auto"/>
            <w:jc w:val="right"/>
            <w:rPr>
              <w:noProof/>
              <w:color w:val="004D9D" w:themeColor="text1"/>
              <w:sz w:val="16"/>
              <w:lang w:eastAsia="en-AU"/>
            </w:rPr>
          </w:pPr>
        </w:p>
      </w:tc>
    </w:tr>
  </w:tbl>
  <w:p w14:paraId="303C0CBD" w14:textId="4780508C" w:rsidR="00A43577" w:rsidRDefault="00A43577" w:rsidP="0028218E">
    <w:pPr>
      <w:pStyle w:val="a4"/>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E183E8" w14:textId="77777777" w:rsidR="00A43577" w:rsidRDefault="00A43577" w:rsidP="004173C1">
    <w:pPr>
      <w:pStyle w:val="a4"/>
    </w:pPr>
    <w:r>
      <w:rPr>
        <w:noProof/>
        <w:lang w:val="en-US" w:eastAsia="zh-CN"/>
      </w:rPr>
      <w:drawing>
        <wp:anchor distT="0" distB="0" distL="114300" distR="114300" simplePos="0" relativeHeight="251657216" behindDoc="1" locked="0" layoutInCell="1" allowOverlap="1" wp14:anchorId="58D9C8E8" wp14:editId="35FD4333">
          <wp:simplePos x="0" y="0"/>
          <wp:positionH relativeFrom="page">
            <wp:posOffset>6655435</wp:posOffset>
          </wp:positionH>
          <wp:positionV relativeFrom="page">
            <wp:align>top</wp:align>
          </wp:positionV>
          <wp:extent cx="878205" cy="927100"/>
          <wp:effectExtent l="19050" t="0" r="0" b="0"/>
          <wp:wrapNone/>
          <wp:docPr id="10" name="Picture 10" descr="Telstr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stra logo.jpg"/>
                  <pic:cNvPicPr>
                    <a:picLocks noChangeAspect="1" noChangeArrowheads="1"/>
                  </pic:cNvPicPr>
                </pic:nvPicPr>
                <pic:blipFill>
                  <a:blip r:embed="rId1"/>
                  <a:srcRect/>
                  <a:stretch>
                    <a:fillRect/>
                  </a:stretch>
                </pic:blipFill>
                <pic:spPr bwMode="auto">
                  <a:xfrm>
                    <a:off x="0" y="0"/>
                    <a:ext cx="878205" cy="9271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6295D"/>
    <w:multiLevelType w:val="hybridMultilevel"/>
    <w:tmpl w:val="CFDEF38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10A002BE"/>
    <w:multiLevelType w:val="hybridMultilevel"/>
    <w:tmpl w:val="B3FC4500"/>
    <w:lvl w:ilvl="0" w:tplc="61C2B7D6">
      <w:start w:val="1"/>
      <w:numFmt w:val="bullet"/>
      <w:pStyle w:val="Bullet"/>
      <w:lvlText w:val=""/>
      <w:lvlJc w:val="left"/>
      <w:pPr>
        <w:tabs>
          <w:tab w:val="num" w:pos="1146"/>
        </w:tabs>
        <w:ind w:left="1146" w:hanging="360"/>
      </w:pPr>
      <w:rPr>
        <w:rFonts w:ascii="Wingdings" w:hAnsi="Wingdings" w:hint="default"/>
      </w:rPr>
    </w:lvl>
    <w:lvl w:ilvl="1" w:tplc="0C090003" w:tentative="1">
      <w:start w:val="1"/>
      <w:numFmt w:val="bullet"/>
      <w:lvlText w:val="o"/>
      <w:lvlJc w:val="left"/>
      <w:pPr>
        <w:tabs>
          <w:tab w:val="num" w:pos="1866"/>
        </w:tabs>
        <w:ind w:left="1866" w:hanging="360"/>
      </w:pPr>
      <w:rPr>
        <w:rFonts w:ascii="Courier New" w:hAnsi="Courier New" w:cs="Courier New" w:hint="default"/>
      </w:rPr>
    </w:lvl>
    <w:lvl w:ilvl="2" w:tplc="0C090005" w:tentative="1">
      <w:start w:val="1"/>
      <w:numFmt w:val="bullet"/>
      <w:lvlText w:val=""/>
      <w:lvlJc w:val="left"/>
      <w:pPr>
        <w:tabs>
          <w:tab w:val="num" w:pos="2586"/>
        </w:tabs>
        <w:ind w:left="2586" w:hanging="360"/>
      </w:pPr>
      <w:rPr>
        <w:rFonts w:ascii="Wingdings" w:hAnsi="Wingdings" w:hint="default"/>
      </w:rPr>
    </w:lvl>
    <w:lvl w:ilvl="3" w:tplc="0C090001" w:tentative="1">
      <w:start w:val="1"/>
      <w:numFmt w:val="bullet"/>
      <w:lvlText w:val=""/>
      <w:lvlJc w:val="left"/>
      <w:pPr>
        <w:tabs>
          <w:tab w:val="num" w:pos="3306"/>
        </w:tabs>
        <w:ind w:left="3306" w:hanging="360"/>
      </w:pPr>
      <w:rPr>
        <w:rFonts w:ascii="Symbol" w:hAnsi="Symbol" w:hint="default"/>
      </w:rPr>
    </w:lvl>
    <w:lvl w:ilvl="4" w:tplc="0C090003" w:tentative="1">
      <w:start w:val="1"/>
      <w:numFmt w:val="bullet"/>
      <w:lvlText w:val="o"/>
      <w:lvlJc w:val="left"/>
      <w:pPr>
        <w:tabs>
          <w:tab w:val="num" w:pos="4026"/>
        </w:tabs>
        <w:ind w:left="4026" w:hanging="360"/>
      </w:pPr>
      <w:rPr>
        <w:rFonts w:ascii="Courier New" w:hAnsi="Courier New" w:cs="Courier New" w:hint="default"/>
      </w:rPr>
    </w:lvl>
    <w:lvl w:ilvl="5" w:tplc="0C090005" w:tentative="1">
      <w:start w:val="1"/>
      <w:numFmt w:val="bullet"/>
      <w:lvlText w:val=""/>
      <w:lvlJc w:val="left"/>
      <w:pPr>
        <w:tabs>
          <w:tab w:val="num" w:pos="4746"/>
        </w:tabs>
        <w:ind w:left="4746" w:hanging="360"/>
      </w:pPr>
      <w:rPr>
        <w:rFonts w:ascii="Wingdings" w:hAnsi="Wingdings" w:hint="default"/>
      </w:rPr>
    </w:lvl>
    <w:lvl w:ilvl="6" w:tplc="0C090001" w:tentative="1">
      <w:start w:val="1"/>
      <w:numFmt w:val="bullet"/>
      <w:lvlText w:val=""/>
      <w:lvlJc w:val="left"/>
      <w:pPr>
        <w:tabs>
          <w:tab w:val="num" w:pos="5466"/>
        </w:tabs>
        <w:ind w:left="5466" w:hanging="360"/>
      </w:pPr>
      <w:rPr>
        <w:rFonts w:ascii="Symbol" w:hAnsi="Symbol" w:hint="default"/>
      </w:rPr>
    </w:lvl>
    <w:lvl w:ilvl="7" w:tplc="0C090003" w:tentative="1">
      <w:start w:val="1"/>
      <w:numFmt w:val="bullet"/>
      <w:lvlText w:val="o"/>
      <w:lvlJc w:val="left"/>
      <w:pPr>
        <w:tabs>
          <w:tab w:val="num" w:pos="6186"/>
        </w:tabs>
        <w:ind w:left="6186" w:hanging="360"/>
      </w:pPr>
      <w:rPr>
        <w:rFonts w:ascii="Courier New" w:hAnsi="Courier New" w:cs="Courier New" w:hint="default"/>
      </w:rPr>
    </w:lvl>
    <w:lvl w:ilvl="8" w:tplc="0C090005" w:tentative="1">
      <w:start w:val="1"/>
      <w:numFmt w:val="bullet"/>
      <w:lvlText w:val=""/>
      <w:lvlJc w:val="left"/>
      <w:pPr>
        <w:tabs>
          <w:tab w:val="num" w:pos="6906"/>
        </w:tabs>
        <w:ind w:left="6906" w:hanging="360"/>
      </w:pPr>
      <w:rPr>
        <w:rFonts w:ascii="Wingdings" w:hAnsi="Wingdings" w:hint="default"/>
      </w:rPr>
    </w:lvl>
  </w:abstractNum>
  <w:abstractNum w:abstractNumId="2">
    <w:nsid w:val="1E500853"/>
    <w:multiLevelType w:val="hybridMultilevel"/>
    <w:tmpl w:val="A042B684"/>
    <w:lvl w:ilvl="0" w:tplc="255828F4">
      <w:start w:val="1"/>
      <w:numFmt w:val="lowerRoman"/>
      <w:lvlText w:val="%1)"/>
      <w:lvlJc w:val="left"/>
      <w:pPr>
        <w:ind w:left="1080" w:hanging="72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21561462"/>
    <w:multiLevelType w:val="multilevel"/>
    <w:tmpl w:val="7F763294"/>
    <w:lvl w:ilvl="0">
      <w:start w:val="1"/>
      <w:numFmt w:val="upperLetter"/>
      <w:lvlText w:val="%1."/>
      <w:lvlJc w:val="left"/>
      <w:pPr>
        <w:ind w:left="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1"/>
      </w:pPr>
      <w:rPr>
        <w:rFonts w:ascii="Arial" w:eastAsia="Arial" w:hAnsi="Arial" w:cs="Arial"/>
        <w:b w:val="0"/>
        <w:i w:val="0"/>
        <w:strike w:val="0"/>
        <w:dstrike w:val="0"/>
        <w:color w:val="000000"/>
        <w:sz w:val="18"/>
        <w:szCs w:val="20"/>
        <w:u w:val="none" w:color="000000"/>
        <w:bdr w:val="none" w:sz="0" w:space="0" w:color="auto"/>
        <w:shd w:val="clear" w:color="auto" w:fill="auto"/>
        <w:vertAlign w:val="baseline"/>
      </w:rPr>
    </w:lvl>
    <w:lvl w:ilvl="4">
      <w:start w:val="1"/>
      <w:numFmt w:val="lowerLetter"/>
      <w:lvlText w:val="%5"/>
      <w:lvlJc w:val="left"/>
      <w:pPr>
        <w:ind w:left="2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25167B5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8C70958"/>
    <w:multiLevelType w:val="hybridMultilevel"/>
    <w:tmpl w:val="7534F04A"/>
    <w:lvl w:ilvl="0" w:tplc="CCB265C6">
      <w:start w:val="1"/>
      <w:numFmt w:val="decimal"/>
      <w:lvlText w:val="%1)"/>
      <w:lvlJc w:val="left"/>
      <w:pPr>
        <w:ind w:left="1080" w:hanging="360"/>
      </w:pPr>
      <w:rPr>
        <w:rFonts w:ascii="Calibri" w:eastAsiaTheme="minorHAnsi" w:hAnsi="Calibri" w:cstheme="minorBidi"/>
      </w:rPr>
    </w:lvl>
    <w:lvl w:ilvl="1" w:tplc="0C090019">
      <w:start w:val="1"/>
      <w:numFmt w:val="lowerLetter"/>
      <w:lvlText w:val="%2."/>
      <w:lvlJc w:val="left"/>
      <w:pPr>
        <w:ind w:left="1800" w:hanging="360"/>
      </w:pPr>
      <w:rPr>
        <w:rFonts w:cs="Times New Roman"/>
      </w:rPr>
    </w:lvl>
    <w:lvl w:ilvl="2" w:tplc="0C09001B">
      <w:start w:val="1"/>
      <w:numFmt w:val="lowerRoman"/>
      <w:lvlText w:val="%3."/>
      <w:lvlJc w:val="right"/>
      <w:pPr>
        <w:ind w:left="2520" w:hanging="180"/>
      </w:pPr>
      <w:rPr>
        <w:rFonts w:cs="Times New Roman"/>
      </w:rPr>
    </w:lvl>
    <w:lvl w:ilvl="3" w:tplc="0C09000F">
      <w:start w:val="1"/>
      <w:numFmt w:val="decimal"/>
      <w:lvlText w:val="%4."/>
      <w:lvlJc w:val="left"/>
      <w:pPr>
        <w:ind w:left="3240" w:hanging="360"/>
      </w:pPr>
      <w:rPr>
        <w:rFonts w:cs="Times New Roman"/>
      </w:rPr>
    </w:lvl>
    <w:lvl w:ilvl="4" w:tplc="0C090019">
      <w:start w:val="1"/>
      <w:numFmt w:val="lowerLetter"/>
      <w:lvlText w:val="%5."/>
      <w:lvlJc w:val="left"/>
      <w:pPr>
        <w:ind w:left="3960" w:hanging="360"/>
      </w:pPr>
      <w:rPr>
        <w:rFonts w:cs="Times New Roman"/>
      </w:rPr>
    </w:lvl>
    <w:lvl w:ilvl="5" w:tplc="0C09001B">
      <w:start w:val="1"/>
      <w:numFmt w:val="lowerRoman"/>
      <w:lvlText w:val="%6."/>
      <w:lvlJc w:val="right"/>
      <w:pPr>
        <w:ind w:left="4680" w:hanging="180"/>
      </w:pPr>
      <w:rPr>
        <w:rFonts w:cs="Times New Roman"/>
      </w:rPr>
    </w:lvl>
    <w:lvl w:ilvl="6" w:tplc="0C09000F">
      <w:start w:val="1"/>
      <w:numFmt w:val="decimal"/>
      <w:lvlText w:val="%7."/>
      <w:lvlJc w:val="left"/>
      <w:pPr>
        <w:ind w:left="5400" w:hanging="360"/>
      </w:pPr>
      <w:rPr>
        <w:rFonts w:cs="Times New Roman"/>
      </w:rPr>
    </w:lvl>
    <w:lvl w:ilvl="7" w:tplc="0C090019">
      <w:start w:val="1"/>
      <w:numFmt w:val="lowerLetter"/>
      <w:lvlText w:val="%8."/>
      <w:lvlJc w:val="left"/>
      <w:pPr>
        <w:ind w:left="6120" w:hanging="360"/>
      </w:pPr>
      <w:rPr>
        <w:rFonts w:cs="Times New Roman"/>
      </w:rPr>
    </w:lvl>
    <w:lvl w:ilvl="8" w:tplc="0C09001B">
      <w:start w:val="1"/>
      <w:numFmt w:val="lowerRoman"/>
      <w:lvlText w:val="%9."/>
      <w:lvlJc w:val="right"/>
      <w:pPr>
        <w:ind w:left="6840" w:hanging="180"/>
      </w:pPr>
      <w:rPr>
        <w:rFonts w:cs="Times New Roman"/>
      </w:rPr>
    </w:lvl>
  </w:abstractNum>
  <w:abstractNum w:abstractNumId="6">
    <w:nsid w:val="296D0143"/>
    <w:multiLevelType w:val="hybridMultilevel"/>
    <w:tmpl w:val="086A03F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nsid w:val="2CCD6369"/>
    <w:multiLevelType w:val="hybridMultilevel"/>
    <w:tmpl w:val="2DC8CAB6"/>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2DF1448C"/>
    <w:multiLevelType w:val="hybridMultilevel"/>
    <w:tmpl w:val="4AA643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E7B63BB"/>
    <w:multiLevelType w:val="hybridMultilevel"/>
    <w:tmpl w:val="A38262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36896A4A"/>
    <w:multiLevelType w:val="hybridMultilevel"/>
    <w:tmpl w:val="7534F04A"/>
    <w:lvl w:ilvl="0" w:tplc="CCB265C6">
      <w:start w:val="1"/>
      <w:numFmt w:val="decimal"/>
      <w:lvlText w:val="%1)"/>
      <w:lvlJc w:val="left"/>
      <w:pPr>
        <w:ind w:left="1080" w:hanging="360"/>
      </w:pPr>
      <w:rPr>
        <w:rFonts w:ascii="Calibri" w:eastAsiaTheme="minorHAnsi" w:hAnsi="Calibri" w:cstheme="minorBidi"/>
      </w:rPr>
    </w:lvl>
    <w:lvl w:ilvl="1" w:tplc="0C090019">
      <w:start w:val="1"/>
      <w:numFmt w:val="lowerLetter"/>
      <w:lvlText w:val="%2."/>
      <w:lvlJc w:val="left"/>
      <w:pPr>
        <w:ind w:left="1800" w:hanging="360"/>
      </w:pPr>
      <w:rPr>
        <w:rFonts w:cs="Times New Roman"/>
      </w:rPr>
    </w:lvl>
    <w:lvl w:ilvl="2" w:tplc="0C09001B">
      <w:start w:val="1"/>
      <w:numFmt w:val="lowerRoman"/>
      <w:lvlText w:val="%3."/>
      <w:lvlJc w:val="right"/>
      <w:pPr>
        <w:ind w:left="2520" w:hanging="180"/>
      </w:pPr>
      <w:rPr>
        <w:rFonts w:cs="Times New Roman"/>
      </w:rPr>
    </w:lvl>
    <w:lvl w:ilvl="3" w:tplc="0C09000F">
      <w:start w:val="1"/>
      <w:numFmt w:val="decimal"/>
      <w:lvlText w:val="%4."/>
      <w:lvlJc w:val="left"/>
      <w:pPr>
        <w:ind w:left="3240" w:hanging="360"/>
      </w:pPr>
      <w:rPr>
        <w:rFonts w:cs="Times New Roman"/>
      </w:rPr>
    </w:lvl>
    <w:lvl w:ilvl="4" w:tplc="0C090019">
      <w:start w:val="1"/>
      <w:numFmt w:val="lowerLetter"/>
      <w:lvlText w:val="%5."/>
      <w:lvlJc w:val="left"/>
      <w:pPr>
        <w:ind w:left="3960" w:hanging="360"/>
      </w:pPr>
      <w:rPr>
        <w:rFonts w:cs="Times New Roman"/>
      </w:rPr>
    </w:lvl>
    <w:lvl w:ilvl="5" w:tplc="0C09001B">
      <w:start w:val="1"/>
      <w:numFmt w:val="lowerRoman"/>
      <w:lvlText w:val="%6."/>
      <w:lvlJc w:val="right"/>
      <w:pPr>
        <w:ind w:left="4680" w:hanging="180"/>
      </w:pPr>
      <w:rPr>
        <w:rFonts w:cs="Times New Roman"/>
      </w:rPr>
    </w:lvl>
    <w:lvl w:ilvl="6" w:tplc="0C09000F">
      <w:start w:val="1"/>
      <w:numFmt w:val="decimal"/>
      <w:lvlText w:val="%7."/>
      <w:lvlJc w:val="left"/>
      <w:pPr>
        <w:ind w:left="5400" w:hanging="360"/>
      </w:pPr>
      <w:rPr>
        <w:rFonts w:cs="Times New Roman"/>
      </w:rPr>
    </w:lvl>
    <w:lvl w:ilvl="7" w:tplc="0C090019">
      <w:start w:val="1"/>
      <w:numFmt w:val="lowerLetter"/>
      <w:lvlText w:val="%8."/>
      <w:lvlJc w:val="left"/>
      <w:pPr>
        <w:ind w:left="6120" w:hanging="360"/>
      </w:pPr>
      <w:rPr>
        <w:rFonts w:cs="Times New Roman"/>
      </w:rPr>
    </w:lvl>
    <w:lvl w:ilvl="8" w:tplc="0C09001B">
      <w:start w:val="1"/>
      <w:numFmt w:val="lowerRoman"/>
      <w:lvlText w:val="%9."/>
      <w:lvlJc w:val="right"/>
      <w:pPr>
        <w:ind w:left="6840" w:hanging="180"/>
      </w:pPr>
      <w:rPr>
        <w:rFonts w:cs="Times New Roman"/>
      </w:rPr>
    </w:lvl>
  </w:abstractNum>
  <w:abstractNum w:abstractNumId="11">
    <w:nsid w:val="41385612"/>
    <w:multiLevelType w:val="multilevel"/>
    <w:tmpl w:val="087CD778"/>
    <w:numStyleLink w:val="Bullets"/>
  </w:abstractNum>
  <w:abstractNum w:abstractNumId="12">
    <w:nsid w:val="487A35BA"/>
    <w:multiLevelType w:val="hybridMultilevel"/>
    <w:tmpl w:val="18F02294"/>
    <w:lvl w:ilvl="0" w:tplc="965854A8">
      <w:numFmt w:val="bullet"/>
      <w:lvlText w:val="-"/>
      <w:lvlJc w:val="left"/>
      <w:pPr>
        <w:ind w:left="720" w:hanging="360"/>
      </w:pPr>
      <w:rPr>
        <w:rFonts w:ascii="Calibri" w:eastAsia="Cambr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C3D0288"/>
    <w:multiLevelType w:val="multilevel"/>
    <w:tmpl w:val="087CD778"/>
    <w:styleLink w:val="Bullets"/>
    <w:lvl w:ilvl="0">
      <w:start w:val="1"/>
      <w:numFmt w:val="bullet"/>
      <w:pStyle w:val="Bullet1"/>
      <w:lvlText w:val=""/>
      <w:lvlJc w:val="left"/>
      <w:pPr>
        <w:tabs>
          <w:tab w:val="num" w:pos="142"/>
        </w:tabs>
        <w:ind w:left="142" w:hanging="142"/>
      </w:pPr>
      <w:rPr>
        <w:rFonts w:ascii="Symbol" w:hAnsi="Symbol" w:hint="default"/>
        <w:sz w:val="20"/>
      </w:rPr>
    </w:lvl>
    <w:lvl w:ilvl="1">
      <w:start w:val="1"/>
      <w:numFmt w:val="bullet"/>
      <w:pStyle w:val="Bullet2"/>
      <w:lvlText w:val=""/>
      <w:lvlJc w:val="left"/>
      <w:pPr>
        <w:tabs>
          <w:tab w:val="num" w:pos="284"/>
        </w:tabs>
        <w:ind w:left="284" w:hanging="142"/>
      </w:pPr>
      <w:rPr>
        <w:rFonts w:ascii="Symbol" w:hAnsi="Symbol" w:hint="default"/>
        <w:color w:val="auto"/>
        <w:sz w:val="20"/>
      </w:rPr>
    </w:lvl>
    <w:lvl w:ilvl="2">
      <w:start w:val="1"/>
      <w:numFmt w:val="bullet"/>
      <w:pStyle w:val="Bullet3"/>
      <w:lvlText w:val=""/>
      <w:lvlJc w:val="left"/>
      <w:pPr>
        <w:tabs>
          <w:tab w:val="num" w:pos="425"/>
        </w:tabs>
        <w:ind w:left="425" w:hanging="141"/>
      </w:pPr>
      <w:rPr>
        <w:rFonts w:ascii="Symbol" w:hAnsi="Symbol" w:hint="default"/>
      </w:rPr>
    </w:lvl>
    <w:lvl w:ilvl="3">
      <w:start w:val="1"/>
      <w:numFmt w:val="bullet"/>
      <w:pStyle w:val="Bullet4"/>
      <w:lvlText w:val=""/>
      <w:lvlJc w:val="left"/>
      <w:pPr>
        <w:tabs>
          <w:tab w:val="num" w:pos="567"/>
        </w:tabs>
        <w:ind w:left="567" w:hanging="142"/>
      </w:pPr>
      <w:rPr>
        <w:rFonts w:ascii="Symbol" w:hAnsi="Symbol" w:hint="default"/>
      </w:rPr>
    </w:lvl>
    <w:lvl w:ilvl="4">
      <w:start w:val="1"/>
      <w:numFmt w:val="none"/>
      <w:lvlText w:val=""/>
      <w:lvlJc w:val="left"/>
      <w:pPr>
        <w:ind w:left="3600" w:hanging="360"/>
      </w:pPr>
      <w:rPr>
        <w:rFonts w:hint="default"/>
      </w:rPr>
    </w:lvl>
    <w:lvl w:ilvl="5">
      <w:start w:val="1"/>
      <w:numFmt w:val="none"/>
      <w:lvlText w:val=""/>
      <w:lvlJc w:val="left"/>
      <w:pPr>
        <w:ind w:left="4320" w:hanging="36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
      <w:lvlJc w:val="left"/>
      <w:pPr>
        <w:ind w:left="6480" w:hanging="360"/>
      </w:pPr>
      <w:rPr>
        <w:rFonts w:hint="default"/>
      </w:rPr>
    </w:lvl>
  </w:abstractNum>
  <w:abstractNum w:abstractNumId="14">
    <w:nsid w:val="4DCD6DF2"/>
    <w:multiLevelType w:val="hybridMultilevel"/>
    <w:tmpl w:val="DBAAC77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C8476E2"/>
    <w:multiLevelType w:val="hybridMultilevel"/>
    <w:tmpl w:val="0A3A9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613E405D"/>
    <w:multiLevelType w:val="hybridMultilevel"/>
    <w:tmpl w:val="CE485E5A"/>
    <w:lvl w:ilvl="0" w:tplc="CCB265C6">
      <w:start w:val="1"/>
      <w:numFmt w:val="decimal"/>
      <w:lvlText w:val="%1)"/>
      <w:lvlJc w:val="left"/>
      <w:pPr>
        <w:ind w:left="360" w:hanging="360"/>
      </w:pPr>
      <w:rPr>
        <w:rFonts w:ascii="Calibri" w:eastAsiaTheme="minorHAnsi" w:hAnsi="Calibri" w:cstheme="minorBidi"/>
      </w:r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7">
    <w:nsid w:val="62017DBE"/>
    <w:multiLevelType w:val="hybridMultilevel"/>
    <w:tmpl w:val="11A089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9E94F2A"/>
    <w:multiLevelType w:val="hybridMultilevel"/>
    <w:tmpl w:val="A082311C"/>
    <w:lvl w:ilvl="0" w:tplc="CCB265C6">
      <w:start w:val="1"/>
      <w:numFmt w:val="decimal"/>
      <w:lvlText w:val="%1)"/>
      <w:lvlJc w:val="left"/>
      <w:pPr>
        <w:ind w:left="1080" w:hanging="360"/>
      </w:pPr>
      <w:rPr>
        <w:rFonts w:ascii="Calibri" w:eastAsiaTheme="minorHAnsi" w:hAnsi="Calibri" w:cstheme="minorBid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734D1899"/>
    <w:multiLevelType w:val="hybridMultilevel"/>
    <w:tmpl w:val="1C4E24FA"/>
    <w:lvl w:ilvl="0" w:tplc="FE0C9DAA">
      <w:numFmt w:val="bullet"/>
      <w:lvlText w:val=""/>
      <w:lvlJc w:val="left"/>
      <w:pPr>
        <w:ind w:left="720" w:hanging="360"/>
      </w:pPr>
      <w:rPr>
        <w:rFonts w:ascii="Symbol" w:eastAsia="Times New Roman" w:hAnsi="Symbol"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3A434D1"/>
    <w:multiLevelType w:val="hybridMultilevel"/>
    <w:tmpl w:val="AB6E26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777F235E"/>
    <w:multiLevelType w:val="hybridMultilevel"/>
    <w:tmpl w:val="4C54AD0A"/>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2">
    <w:nsid w:val="7B400CFB"/>
    <w:multiLevelType w:val="hybridMultilevel"/>
    <w:tmpl w:val="CFE8829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1"/>
  </w:num>
  <w:num w:numId="3">
    <w:abstractNumId w:val="1"/>
  </w:num>
  <w:num w:numId="4">
    <w:abstractNumId w:val="4"/>
  </w:num>
  <w:num w:numId="5">
    <w:abstractNumId w:val="19"/>
  </w:num>
  <w:num w:numId="6">
    <w:abstractNumId w:va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0"/>
  </w:num>
  <w:num w:numId="11">
    <w:abstractNumId w:val="18"/>
  </w:num>
  <w:num w:numId="12">
    <w:abstractNumId w:val="16"/>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7"/>
  </w:num>
  <w:num w:numId="19">
    <w:abstractNumId w:val="9"/>
  </w:num>
  <w:num w:numId="20">
    <w:abstractNumId w:val="17"/>
  </w:num>
  <w:num w:numId="21">
    <w:abstractNumId w:val="6"/>
  </w:num>
  <w:num w:numId="22">
    <w:abstractNumId w:val="3"/>
  </w:num>
  <w:num w:numId="23">
    <w:abstractNumId w:val="15"/>
  </w:num>
  <w:num w:numId="24">
    <w:abstractNumId w:val="22"/>
  </w:num>
  <w:num w:numId="25">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well, Scott">
    <w15:presenceInfo w15:providerId="None" w15:userId="Howell, Sc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bordersDoNotSurroundFooter/>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enforcement="0"/>
  <w:defaultTabStop w:val="720"/>
  <w:drawingGridHorizontalSpacing w:val="99"/>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43D"/>
    <w:rsid w:val="00000225"/>
    <w:rsid w:val="00000393"/>
    <w:rsid w:val="00000583"/>
    <w:rsid w:val="000008B5"/>
    <w:rsid w:val="00001A36"/>
    <w:rsid w:val="00002DC1"/>
    <w:rsid w:val="000030F9"/>
    <w:rsid w:val="00003521"/>
    <w:rsid w:val="00003CF5"/>
    <w:rsid w:val="0000455D"/>
    <w:rsid w:val="0000462E"/>
    <w:rsid w:val="0000478F"/>
    <w:rsid w:val="00004820"/>
    <w:rsid w:val="00005ADA"/>
    <w:rsid w:val="00007FCD"/>
    <w:rsid w:val="000104DA"/>
    <w:rsid w:val="00010525"/>
    <w:rsid w:val="00011B83"/>
    <w:rsid w:val="00013055"/>
    <w:rsid w:val="00014524"/>
    <w:rsid w:val="00015151"/>
    <w:rsid w:val="0001553B"/>
    <w:rsid w:val="000175B0"/>
    <w:rsid w:val="00017CB4"/>
    <w:rsid w:val="00017F9E"/>
    <w:rsid w:val="00021251"/>
    <w:rsid w:val="00021713"/>
    <w:rsid w:val="00021F36"/>
    <w:rsid w:val="00022F02"/>
    <w:rsid w:val="000236E4"/>
    <w:rsid w:val="00023C37"/>
    <w:rsid w:val="00025CF3"/>
    <w:rsid w:val="00025E16"/>
    <w:rsid w:val="0002657E"/>
    <w:rsid w:val="000272E4"/>
    <w:rsid w:val="00027CC0"/>
    <w:rsid w:val="000310C4"/>
    <w:rsid w:val="000318F2"/>
    <w:rsid w:val="00031EE7"/>
    <w:rsid w:val="00032097"/>
    <w:rsid w:val="00032B78"/>
    <w:rsid w:val="0003348B"/>
    <w:rsid w:val="00035BBD"/>
    <w:rsid w:val="00037509"/>
    <w:rsid w:val="00040A52"/>
    <w:rsid w:val="000419CB"/>
    <w:rsid w:val="00041D16"/>
    <w:rsid w:val="000420FC"/>
    <w:rsid w:val="00044B3F"/>
    <w:rsid w:val="00045CAB"/>
    <w:rsid w:val="00046130"/>
    <w:rsid w:val="00046922"/>
    <w:rsid w:val="00046C09"/>
    <w:rsid w:val="00050596"/>
    <w:rsid w:val="000511CC"/>
    <w:rsid w:val="00051213"/>
    <w:rsid w:val="00051582"/>
    <w:rsid w:val="00052343"/>
    <w:rsid w:val="00053B8A"/>
    <w:rsid w:val="000548C9"/>
    <w:rsid w:val="0005499D"/>
    <w:rsid w:val="00055083"/>
    <w:rsid w:val="00055236"/>
    <w:rsid w:val="000553AB"/>
    <w:rsid w:val="0005683F"/>
    <w:rsid w:val="00057D98"/>
    <w:rsid w:val="0006126B"/>
    <w:rsid w:val="00062532"/>
    <w:rsid w:val="000630D7"/>
    <w:rsid w:val="000633E1"/>
    <w:rsid w:val="00063A57"/>
    <w:rsid w:val="00063BD3"/>
    <w:rsid w:val="00063F3A"/>
    <w:rsid w:val="00065812"/>
    <w:rsid w:val="00066444"/>
    <w:rsid w:val="0006755B"/>
    <w:rsid w:val="0006778C"/>
    <w:rsid w:val="000703B2"/>
    <w:rsid w:val="0007072F"/>
    <w:rsid w:val="00071069"/>
    <w:rsid w:val="000713D3"/>
    <w:rsid w:val="00071993"/>
    <w:rsid w:val="00071D39"/>
    <w:rsid w:val="00072A59"/>
    <w:rsid w:val="0007368E"/>
    <w:rsid w:val="0007383E"/>
    <w:rsid w:val="00074559"/>
    <w:rsid w:val="00075F32"/>
    <w:rsid w:val="0007605D"/>
    <w:rsid w:val="00076DE9"/>
    <w:rsid w:val="000772F0"/>
    <w:rsid w:val="00077473"/>
    <w:rsid w:val="0008042D"/>
    <w:rsid w:val="0008071D"/>
    <w:rsid w:val="000808EA"/>
    <w:rsid w:val="000832EE"/>
    <w:rsid w:val="000848BD"/>
    <w:rsid w:val="00085FC0"/>
    <w:rsid w:val="000900C4"/>
    <w:rsid w:val="00090BCA"/>
    <w:rsid w:val="000919EB"/>
    <w:rsid w:val="0009587C"/>
    <w:rsid w:val="00095AE0"/>
    <w:rsid w:val="0009653D"/>
    <w:rsid w:val="0009742E"/>
    <w:rsid w:val="000974FE"/>
    <w:rsid w:val="000A002C"/>
    <w:rsid w:val="000A2A0F"/>
    <w:rsid w:val="000A36AB"/>
    <w:rsid w:val="000A421A"/>
    <w:rsid w:val="000A4953"/>
    <w:rsid w:val="000A4EAB"/>
    <w:rsid w:val="000A52F8"/>
    <w:rsid w:val="000A5B94"/>
    <w:rsid w:val="000A660F"/>
    <w:rsid w:val="000A6E59"/>
    <w:rsid w:val="000A74A0"/>
    <w:rsid w:val="000A75AC"/>
    <w:rsid w:val="000B10BF"/>
    <w:rsid w:val="000B36F3"/>
    <w:rsid w:val="000B507C"/>
    <w:rsid w:val="000B5237"/>
    <w:rsid w:val="000B5D9F"/>
    <w:rsid w:val="000B656A"/>
    <w:rsid w:val="000B708C"/>
    <w:rsid w:val="000B7364"/>
    <w:rsid w:val="000B7647"/>
    <w:rsid w:val="000B77B6"/>
    <w:rsid w:val="000B7FF9"/>
    <w:rsid w:val="000C0682"/>
    <w:rsid w:val="000C2DB2"/>
    <w:rsid w:val="000C4036"/>
    <w:rsid w:val="000C437C"/>
    <w:rsid w:val="000C4F0B"/>
    <w:rsid w:val="000C5943"/>
    <w:rsid w:val="000D07E2"/>
    <w:rsid w:val="000D0BBC"/>
    <w:rsid w:val="000D1B9B"/>
    <w:rsid w:val="000D357F"/>
    <w:rsid w:val="000D36EE"/>
    <w:rsid w:val="000D37CE"/>
    <w:rsid w:val="000D4AF3"/>
    <w:rsid w:val="000D5354"/>
    <w:rsid w:val="000D62A7"/>
    <w:rsid w:val="000D68D4"/>
    <w:rsid w:val="000D6964"/>
    <w:rsid w:val="000D79A4"/>
    <w:rsid w:val="000E03B8"/>
    <w:rsid w:val="000E047E"/>
    <w:rsid w:val="000E09B6"/>
    <w:rsid w:val="000E1AB7"/>
    <w:rsid w:val="000E2B03"/>
    <w:rsid w:val="000E2FFD"/>
    <w:rsid w:val="000E405C"/>
    <w:rsid w:val="000E4123"/>
    <w:rsid w:val="000E486E"/>
    <w:rsid w:val="000E564D"/>
    <w:rsid w:val="000E5F02"/>
    <w:rsid w:val="000E62F1"/>
    <w:rsid w:val="000E680C"/>
    <w:rsid w:val="000E6A1D"/>
    <w:rsid w:val="000E7199"/>
    <w:rsid w:val="000F005B"/>
    <w:rsid w:val="000F02A1"/>
    <w:rsid w:val="000F09ED"/>
    <w:rsid w:val="000F138F"/>
    <w:rsid w:val="000F26D2"/>
    <w:rsid w:val="000F3240"/>
    <w:rsid w:val="000F3268"/>
    <w:rsid w:val="000F3388"/>
    <w:rsid w:val="000F3CCD"/>
    <w:rsid w:val="000F5BC7"/>
    <w:rsid w:val="000F6029"/>
    <w:rsid w:val="000F6179"/>
    <w:rsid w:val="000F70AA"/>
    <w:rsid w:val="000F7165"/>
    <w:rsid w:val="001006A3"/>
    <w:rsid w:val="0010070B"/>
    <w:rsid w:val="00100A04"/>
    <w:rsid w:val="00100C5B"/>
    <w:rsid w:val="00101944"/>
    <w:rsid w:val="00101AD6"/>
    <w:rsid w:val="00102792"/>
    <w:rsid w:val="001040A7"/>
    <w:rsid w:val="00104757"/>
    <w:rsid w:val="001063B9"/>
    <w:rsid w:val="00107078"/>
    <w:rsid w:val="00107DC9"/>
    <w:rsid w:val="00111A92"/>
    <w:rsid w:val="00111B9E"/>
    <w:rsid w:val="00112A65"/>
    <w:rsid w:val="00112B03"/>
    <w:rsid w:val="00112F69"/>
    <w:rsid w:val="001136E6"/>
    <w:rsid w:val="001137CB"/>
    <w:rsid w:val="00113911"/>
    <w:rsid w:val="00113C27"/>
    <w:rsid w:val="00115FF7"/>
    <w:rsid w:val="00116F0C"/>
    <w:rsid w:val="0011720E"/>
    <w:rsid w:val="00117B08"/>
    <w:rsid w:val="00120F16"/>
    <w:rsid w:val="0012321D"/>
    <w:rsid w:val="00123D69"/>
    <w:rsid w:val="001246FA"/>
    <w:rsid w:val="00124EF6"/>
    <w:rsid w:val="0012518D"/>
    <w:rsid w:val="00125215"/>
    <w:rsid w:val="00126259"/>
    <w:rsid w:val="0012682F"/>
    <w:rsid w:val="00126CA4"/>
    <w:rsid w:val="00126DA1"/>
    <w:rsid w:val="00127462"/>
    <w:rsid w:val="00127812"/>
    <w:rsid w:val="00127EFB"/>
    <w:rsid w:val="0013034A"/>
    <w:rsid w:val="0013207D"/>
    <w:rsid w:val="001343AD"/>
    <w:rsid w:val="00134FBC"/>
    <w:rsid w:val="00137179"/>
    <w:rsid w:val="001379F1"/>
    <w:rsid w:val="00140941"/>
    <w:rsid w:val="0014259C"/>
    <w:rsid w:val="00143E71"/>
    <w:rsid w:val="00144C16"/>
    <w:rsid w:val="00145155"/>
    <w:rsid w:val="0014562C"/>
    <w:rsid w:val="00145E7E"/>
    <w:rsid w:val="00145F2C"/>
    <w:rsid w:val="00147561"/>
    <w:rsid w:val="00147673"/>
    <w:rsid w:val="00150224"/>
    <w:rsid w:val="001515C0"/>
    <w:rsid w:val="00151790"/>
    <w:rsid w:val="00152DD7"/>
    <w:rsid w:val="0015312F"/>
    <w:rsid w:val="00153A02"/>
    <w:rsid w:val="00153DE3"/>
    <w:rsid w:val="001551DE"/>
    <w:rsid w:val="00155625"/>
    <w:rsid w:val="00155FF2"/>
    <w:rsid w:val="00156F21"/>
    <w:rsid w:val="00157F10"/>
    <w:rsid w:val="001604FA"/>
    <w:rsid w:val="00160A6D"/>
    <w:rsid w:val="00163209"/>
    <w:rsid w:val="00163CEB"/>
    <w:rsid w:val="00163E4B"/>
    <w:rsid w:val="001643E0"/>
    <w:rsid w:val="00164FC7"/>
    <w:rsid w:val="001658B8"/>
    <w:rsid w:val="0016773B"/>
    <w:rsid w:val="001708E6"/>
    <w:rsid w:val="0017241D"/>
    <w:rsid w:val="00173E7C"/>
    <w:rsid w:val="001742F6"/>
    <w:rsid w:val="00174DB0"/>
    <w:rsid w:val="001777F2"/>
    <w:rsid w:val="00177B06"/>
    <w:rsid w:val="00177DFD"/>
    <w:rsid w:val="001803AA"/>
    <w:rsid w:val="0018076B"/>
    <w:rsid w:val="00181ADD"/>
    <w:rsid w:val="00182601"/>
    <w:rsid w:val="00182BFB"/>
    <w:rsid w:val="00182D67"/>
    <w:rsid w:val="00183B52"/>
    <w:rsid w:val="00185229"/>
    <w:rsid w:val="00185293"/>
    <w:rsid w:val="001865CD"/>
    <w:rsid w:val="001900CF"/>
    <w:rsid w:val="00191351"/>
    <w:rsid w:val="001929C6"/>
    <w:rsid w:val="00192A64"/>
    <w:rsid w:val="00192D49"/>
    <w:rsid w:val="001973BB"/>
    <w:rsid w:val="001976D0"/>
    <w:rsid w:val="001A1A02"/>
    <w:rsid w:val="001A253A"/>
    <w:rsid w:val="001A304E"/>
    <w:rsid w:val="001A4B92"/>
    <w:rsid w:val="001A4D36"/>
    <w:rsid w:val="001A5982"/>
    <w:rsid w:val="001A69C7"/>
    <w:rsid w:val="001A7508"/>
    <w:rsid w:val="001B0988"/>
    <w:rsid w:val="001B0E81"/>
    <w:rsid w:val="001B1177"/>
    <w:rsid w:val="001B14BD"/>
    <w:rsid w:val="001B1682"/>
    <w:rsid w:val="001B2761"/>
    <w:rsid w:val="001B389E"/>
    <w:rsid w:val="001B40CD"/>
    <w:rsid w:val="001B42F1"/>
    <w:rsid w:val="001B69A2"/>
    <w:rsid w:val="001B73D2"/>
    <w:rsid w:val="001C03FD"/>
    <w:rsid w:val="001C11D7"/>
    <w:rsid w:val="001C5338"/>
    <w:rsid w:val="001C5D63"/>
    <w:rsid w:val="001C6B6C"/>
    <w:rsid w:val="001C7398"/>
    <w:rsid w:val="001D012C"/>
    <w:rsid w:val="001D01E4"/>
    <w:rsid w:val="001D1604"/>
    <w:rsid w:val="001D1F3B"/>
    <w:rsid w:val="001D2EB0"/>
    <w:rsid w:val="001D3751"/>
    <w:rsid w:val="001D4BC3"/>
    <w:rsid w:val="001D4F1E"/>
    <w:rsid w:val="001D5396"/>
    <w:rsid w:val="001D5724"/>
    <w:rsid w:val="001D59C3"/>
    <w:rsid w:val="001D6F00"/>
    <w:rsid w:val="001D70C9"/>
    <w:rsid w:val="001D7AE0"/>
    <w:rsid w:val="001E1EC3"/>
    <w:rsid w:val="001E1EDF"/>
    <w:rsid w:val="001E227F"/>
    <w:rsid w:val="001E29E9"/>
    <w:rsid w:val="001E362D"/>
    <w:rsid w:val="001E58D9"/>
    <w:rsid w:val="001E5F94"/>
    <w:rsid w:val="001E63E0"/>
    <w:rsid w:val="001E695D"/>
    <w:rsid w:val="001E6CD4"/>
    <w:rsid w:val="001E7CAE"/>
    <w:rsid w:val="001E7FC5"/>
    <w:rsid w:val="001F06B9"/>
    <w:rsid w:val="001F1D68"/>
    <w:rsid w:val="001F1DFF"/>
    <w:rsid w:val="001F31C2"/>
    <w:rsid w:val="001F659D"/>
    <w:rsid w:val="001F6AFE"/>
    <w:rsid w:val="0020090C"/>
    <w:rsid w:val="002009B3"/>
    <w:rsid w:val="00201564"/>
    <w:rsid w:val="00201F17"/>
    <w:rsid w:val="00202064"/>
    <w:rsid w:val="00202093"/>
    <w:rsid w:val="00204220"/>
    <w:rsid w:val="00204F95"/>
    <w:rsid w:val="00206C82"/>
    <w:rsid w:val="002075C1"/>
    <w:rsid w:val="00207616"/>
    <w:rsid w:val="00210778"/>
    <w:rsid w:val="00210A41"/>
    <w:rsid w:val="00210B21"/>
    <w:rsid w:val="00211395"/>
    <w:rsid w:val="002114B1"/>
    <w:rsid w:val="0021196A"/>
    <w:rsid w:val="00211A35"/>
    <w:rsid w:val="00211F3B"/>
    <w:rsid w:val="002120A8"/>
    <w:rsid w:val="002122EF"/>
    <w:rsid w:val="002126B8"/>
    <w:rsid w:val="002134B7"/>
    <w:rsid w:val="00213BC1"/>
    <w:rsid w:val="00214E04"/>
    <w:rsid w:val="00216943"/>
    <w:rsid w:val="00216A22"/>
    <w:rsid w:val="00216A8D"/>
    <w:rsid w:val="0021701C"/>
    <w:rsid w:val="0021781E"/>
    <w:rsid w:val="002200EC"/>
    <w:rsid w:val="00220641"/>
    <w:rsid w:val="0022492C"/>
    <w:rsid w:val="0022648F"/>
    <w:rsid w:val="0022688D"/>
    <w:rsid w:val="00226F2D"/>
    <w:rsid w:val="00227D48"/>
    <w:rsid w:val="0023154C"/>
    <w:rsid w:val="00232257"/>
    <w:rsid w:val="00233133"/>
    <w:rsid w:val="00236410"/>
    <w:rsid w:val="00237CE7"/>
    <w:rsid w:val="00242513"/>
    <w:rsid w:val="002452E7"/>
    <w:rsid w:val="00245C22"/>
    <w:rsid w:val="00246D8D"/>
    <w:rsid w:val="00250DC5"/>
    <w:rsid w:val="00251BA6"/>
    <w:rsid w:val="002521E0"/>
    <w:rsid w:val="00252242"/>
    <w:rsid w:val="00252D04"/>
    <w:rsid w:val="00252FA1"/>
    <w:rsid w:val="002539DC"/>
    <w:rsid w:val="00253A5A"/>
    <w:rsid w:val="002549ED"/>
    <w:rsid w:val="002554AA"/>
    <w:rsid w:val="002561B1"/>
    <w:rsid w:val="002563E4"/>
    <w:rsid w:val="00256413"/>
    <w:rsid w:val="00256C1B"/>
    <w:rsid w:val="00256C4D"/>
    <w:rsid w:val="002576DC"/>
    <w:rsid w:val="00257D83"/>
    <w:rsid w:val="00260222"/>
    <w:rsid w:val="00260602"/>
    <w:rsid w:val="00260ED1"/>
    <w:rsid w:val="002612FE"/>
    <w:rsid w:val="0026139F"/>
    <w:rsid w:val="00262742"/>
    <w:rsid w:val="00265065"/>
    <w:rsid w:val="002657BF"/>
    <w:rsid w:val="00270F39"/>
    <w:rsid w:val="00271E6A"/>
    <w:rsid w:val="00274ABB"/>
    <w:rsid w:val="00276792"/>
    <w:rsid w:val="00276C21"/>
    <w:rsid w:val="00277979"/>
    <w:rsid w:val="0028046D"/>
    <w:rsid w:val="002812A9"/>
    <w:rsid w:val="0028218E"/>
    <w:rsid w:val="00282515"/>
    <w:rsid w:val="00282C9F"/>
    <w:rsid w:val="002832BC"/>
    <w:rsid w:val="00283376"/>
    <w:rsid w:val="002839BB"/>
    <w:rsid w:val="00284A33"/>
    <w:rsid w:val="00290254"/>
    <w:rsid w:val="00291572"/>
    <w:rsid w:val="00291AF6"/>
    <w:rsid w:val="00292F8E"/>
    <w:rsid w:val="00293D5D"/>
    <w:rsid w:val="002949F6"/>
    <w:rsid w:val="00295B9E"/>
    <w:rsid w:val="002978FE"/>
    <w:rsid w:val="002A14D7"/>
    <w:rsid w:val="002A21B1"/>
    <w:rsid w:val="002A3110"/>
    <w:rsid w:val="002A4BAC"/>
    <w:rsid w:val="002A5C01"/>
    <w:rsid w:val="002A6FE8"/>
    <w:rsid w:val="002A728C"/>
    <w:rsid w:val="002A7C9F"/>
    <w:rsid w:val="002B038B"/>
    <w:rsid w:val="002B0963"/>
    <w:rsid w:val="002B0ADB"/>
    <w:rsid w:val="002B0E29"/>
    <w:rsid w:val="002B17FA"/>
    <w:rsid w:val="002B1DF7"/>
    <w:rsid w:val="002B1F58"/>
    <w:rsid w:val="002B2268"/>
    <w:rsid w:val="002B2C36"/>
    <w:rsid w:val="002B38B7"/>
    <w:rsid w:val="002B43B4"/>
    <w:rsid w:val="002B43EB"/>
    <w:rsid w:val="002B6984"/>
    <w:rsid w:val="002B6A6F"/>
    <w:rsid w:val="002B6F82"/>
    <w:rsid w:val="002B71D4"/>
    <w:rsid w:val="002B71EC"/>
    <w:rsid w:val="002B773F"/>
    <w:rsid w:val="002B78B6"/>
    <w:rsid w:val="002C015B"/>
    <w:rsid w:val="002C11A2"/>
    <w:rsid w:val="002C1570"/>
    <w:rsid w:val="002C1D63"/>
    <w:rsid w:val="002C29C1"/>
    <w:rsid w:val="002C3303"/>
    <w:rsid w:val="002C36B5"/>
    <w:rsid w:val="002C594F"/>
    <w:rsid w:val="002C59AD"/>
    <w:rsid w:val="002C68B6"/>
    <w:rsid w:val="002C6EF0"/>
    <w:rsid w:val="002C7935"/>
    <w:rsid w:val="002C7C59"/>
    <w:rsid w:val="002C7E08"/>
    <w:rsid w:val="002C7F87"/>
    <w:rsid w:val="002D0D3A"/>
    <w:rsid w:val="002D0EFF"/>
    <w:rsid w:val="002D14D2"/>
    <w:rsid w:val="002D1907"/>
    <w:rsid w:val="002D27F0"/>
    <w:rsid w:val="002D34CC"/>
    <w:rsid w:val="002D4667"/>
    <w:rsid w:val="002D4710"/>
    <w:rsid w:val="002D56F5"/>
    <w:rsid w:val="002D6A2A"/>
    <w:rsid w:val="002D70FE"/>
    <w:rsid w:val="002D77ED"/>
    <w:rsid w:val="002D7C5E"/>
    <w:rsid w:val="002E04DB"/>
    <w:rsid w:val="002E155B"/>
    <w:rsid w:val="002E1A3B"/>
    <w:rsid w:val="002E1F2B"/>
    <w:rsid w:val="002E25B3"/>
    <w:rsid w:val="002E2F91"/>
    <w:rsid w:val="002E3876"/>
    <w:rsid w:val="002E40F8"/>
    <w:rsid w:val="002E4310"/>
    <w:rsid w:val="002E4A77"/>
    <w:rsid w:val="002E4E0D"/>
    <w:rsid w:val="002E6F8E"/>
    <w:rsid w:val="002E747F"/>
    <w:rsid w:val="002F1182"/>
    <w:rsid w:val="002F1C15"/>
    <w:rsid w:val="002F49D0"/>
    <w:rsid w:val="002F4FC8"/>
    <w:rsid w:val="002F6AC7"/>
    <w:rsid w:val="002F6E77"/>
    <w:rsid w:val="002F706B"/>
    <w:rsid w:val="002F73E6"/>
    <w:rsid w:val="002F7509"/>
    <w:rsid w:val="003008AE"/>
    <w:rsid w:val="00300CF0"/>
    <w:rsid w:val="0030106E"/>
    <w:rsid w:val="00301812"/>
    <w:rsid w:val="003027BB"/>
    <w:rsid w:val="00302EC3"/>
    <w:rsid w:val="00303E97"/>
    <w:rsid w:val="00304994"/>
    <w:rsid w:val="00305034"/>
    <w:rsid w:val="0030582D"/>
    <w:rsid w:val="003069B8"/>
    <w:rsid w:val="003070F0"/>
    <w:rsid w:val="00307420"/>
    <w:rsid w:val="003106B6"/>
    <w:rsid w:val="00312D92"/>
    <w:rsid w:val="00312E01"/>
    <w:rsid w:val="0031422A"/>
    <w:rsid w:val="00315030"/>
    <w:rsid w:val="00315EED"/>
    <w:rsid w:val="00315FA4"/>
    <w:rsid w:val="003162D4"/>
    <w:rsid w:val="003176E4"/>
    <w:rsid w:val="00320506"/>
    <w:rsid w:val="0032088A"/>
    <w:rsid w:val="00320BE2"/>
    <w:rsid w:val="00321FEB"/>
    <w:rsid w:val="003221A1"/>
    <w:rsid w:val="00322CFF"/>
    <w:rsid w:val="00322E43"/>
    <w:rsid w:val="003253FB"/>
    <w:rsid w:val="00326ECB"/>
    <w:rsid w:val="003271F0"/>
    <w:rsid w:val="00327458"/>
    <w:rsid w:val="00327777"/>
    <w:rsid w:val="00327A54"/>
    <w:rsid w:val="00331631"/>
    <w:rsid w:val="00332718"/>
    <w:rsid w:val="00332B2F"/>
    <w:rsid w:val="0033305A"/>
    <w:rsid w:val="0033343F"/>
    <w:rsid w:val="0033378B"/>
    <w:rsid w:val="00334163"/>
    <w:rsid w:val="00334282"/>
    <w:rsid w:val="00334F72"/>
    <w:rsid w:val="0033552A"/>
    <w:rsid w:val="00335D8B"/>
    <w:rsid w:val="003370ED"/>
    <w:rsid w:val="003373F8"/>
    <w:rsid w:val="00340AA5"/>
    <w:rsid w:val="00341941"/>
    <w:rsid w:val="00341BD2"/>
    <w:rsid w:val="00342040"/>
    <w:rsid w:val="0034389E"/>
    <w:rsid w:val="00344045"/>
    <w:rsid w:val="003448CD"/>
    <w:rsid w:val="00344A3A"/>
    <w:rsid w:val="00344C5E"/>
    <w:rsid w:val="0034594E"/>
    <w:rsid w:val="00345F91"/>
    <w:rsid w:val="0034671C"/>
    <w:rsid w:val="00346975"/>
    <w:rsid w:val="00347500"/>
    <w:rsid w:val="00347592"/>
    <w:rsid w:val="00350B29"/>
    <w:rsid w:val="00351B88"/>
    <w:rsid w:val="00352CF0"/>
    <w:rsid w:val="00353675"/>
    <w:rsid w:val="003544E3"/>
    <w:rsid w:val="00354692"/>
    <w:rsid w:val="0035530E"/>
    <w:rsid w:val="003600AF"/>
    <w:rsid w:val="00360CB8"/>
    <w:rsid w:val="00360D0A"/>
    <w:rsid w:val="003615EB"/>
    <w:rsid w:val="003622AC"/>
    <w:rsid w:val="0036282C"/>
    <w:rsid w:val="003634E7"/>
    <w:rsid w:val="003645A0"/>
    <w:rsid w:val="003657B6"/>
    <w:rsid w:val="00365BF1"/>
    <w:rsid w:val="00366096"/>
    <w:rsid w:val="003660AB"/>
    <w:rsid w:val="003663DE"/>
    <w:rsid w:val="0037044A"/>
    <w:rsid w:val="003704EC"/>
    <w:rsid w:val="0037061F"/>
    <w:rsid w:val="003725D5"/>
    <w:rsid w:val="003728B0"/>
    <w:rsid w:val="00374AA5"/>
    <w:rsid w:val="00375BAB"/>
    <w:rsid w:val="003760EB"/>
    <w:rsid w:val="00377BE3"/>
    <w:rsid w:val="00377D6C"/>
    <w:rsid w:val="00377DF2"/>
    <w:rsid w:val="00377E5A"/>
    <w:rsid w:val="00377F9E"/>
    <w:rsid w:val="003802A5"/>
    <w:rsid w:val="00380C5A"/>
    <w:rsid w:val="00381AC5"/>
    <w:rsid w:val="00381CCA"/>
    <w:rsid w:val="00381D0E"/>
    <w:rsid w:val="00382911"/>
    <w:rsid w:val="003831CF"/>
    <w:rsid w:val="00383F50"/>
    <w:rsid w:val="00384D44"/>
    <w:rsid w:val="0038589E"/>
    <w:rsid w:val="003862DD"/>
    <w:rsid w:val="00386384"/>
    <w:rsid w:val="00386BEE"/>
    <w:rsid w:val="0038777A"/>
    <w:rsid w:val="00390027"/>
    <w:rsid w:val="003901C3"/>
    <w:rsid w:val="003913FD"/>
    <w:rsid w:val="0039207E"/>
    <w:rsid w:val="00392AC6"/>
    <w:rsid w:val="00395B43"/>
    <w:rsid w:val="00395E27"/>
    <w:rsid w:val="00396195"/>
    <w:rsid w:val="0039750D"/>
    <w:rsid w:val="003979D1"/>
    <w:rsid w:val="00397F01"/>
    <w:rsid w:val="003A1159"/>
    <w:rsid w:val="003A16A2"/>
    <w:rsid w:val="003A197B"/>
    <w:rsid w:val="003A45C9"/>
    <w:rsid w:val="003A53D9"/>
    <w:rsid w:val="003A729F"/>
    <w:rsid w:val="003A7ACA"/>
    <w:rsid w:val="003B0B46"/>
    <w:rsid w:val="003B0D65"/>
    <w:rsid w:val="003B2E68"/>
    <w:rsid w:val="003B3E70"/>
    <w:rsid w:val="003B4429"/>
    <w:rsid w:val="003B4CF1"/>
    <w:rsid w:val="003B52D8"/>
    <w:rsid w:val="003B5F37"/>
    <w:rsid w:val="003B6743"/>
    <w:rsid w:val="003B6CDF"/>
    <w:rsid w:val="003B6D57"/>
    <w:rsid w:val="003C0035"/>
    <w:rsid w:val="003C2C70"/>
    <w:rsid w:val="003C42EF"/>
    <w:rsid w:val="003C4906"/>
    <w:rsid w:val="003C4D02"/>
    <w:rsid w:val="003C5329"/>
    <w:rsid w:val="003C5DB2"/>
    <w:rsid w:val="003C718C"/>
    <w:rsid w:val="003D0870"/>
    <w:rsid w:val="003D20D9"/>
    <w:rsid w:val="003D27B3"/>
    <w:rsid w:val="003D5EF1"/>
    <w:rsid w:val="003D5F46"/>
    <w:rsid w:val="003E04CE"/>
    <w:rsid w:val="003E0BC1"/>
    <w:rsid w:val="003E177C"/>
    <w:rsid w:val="003E1CEB"/>
    <w:rsid w:val="003E1D48"/>
    <w:rsid w:val="003E3E25"/>
    <w:rsid w:val="003E3E8E"/>
    <w:rsid w:val="003E4064"/>
    <w:rsid w:val="003E4779"/>
    <w:rsid w:val="003E4E46"/>
    <w:rsid w:val="003E5F0D"/>
    <w:rsid w:val="003E6673"/>
    <w:rsid w:val="003E6BAF"/>
    <w:rsid w:val="003E73C4"/>
    <w:rsid w:val="003F17E0"/>
    <w:rsid w:val="003F2A7F"/>
    <w:rsid w:val="003F2C67"/>
    <w:rsid w:val="003F39AE"/>
    <w:rsid w:val="003F4A54"/>
    <w:rsid w:val="003F5E5A"/>
    <w:rsid w:val="003F5FCC"/>
    <w:rsid w:val="003F6324"/>
    <w:rsid w:val="003F6384"/>
    <w:rsid w:val="003F68DE"/>
    <w:rsid w:val="003F7100"/>
    <w:rsid w:val="003F7545"/>
    <w:rsid w:val="004005EB"/>
    <w:rsid w:val="00400BD0"/>
    <w:rsid w:val="0040161C"/>
    <w:rsid w:val="004023A1"/>
    <w:rsid w:val="00402F65"/>
    <w:rsid w:val="0040302F"/>
    <w:rsid w:val="004035C3"/>
    <w:rsid w:val="004050C6"/>
    <w:rsid w:val="00407536"/>
    <w:rsid w:val="00410ECE"/>
    <w:rsid w:val="00411CAA"/>
    <w:rsid w:val="00411EAD"/>
    <w:rsid w:val="00411F70"/>
    <w:rsid w:val="004135BC"/>
    <w:rsid w:val="00414500"/>
    <w:rsid w:val="00415A97"/>
    <w:rsid w:val="00416123"/>
    <w:rsid w:val="004173C1"/>
    <w:rsid w:val="004204E6"/>
    <w:rsid w:val="00421228"/>
    <w:rsid w:val="004212BE"/>
    <w:rsid w:val="0042142F"/>
    <w:rsid w:val="004215A8"/>
    <w:rsid w:val="0042181B"/>
    <w:rsid w:val="00421AF6"/>
    <w:rsid w:val="00423CDB"/>
    <w:rsid w:val="00423F07"/>
    <w:rsid w:val="0042416D"/>
    <w:rsid w:val="004253B6"/>
    <w:rsid w:val="004254BB"/>
    <w:rsid w:val="0042576D"/>
    <w:rsid w:val="00425DB0"/>
    <w:rsid w:val="00430A57"/>
    <w:rsid w:val="00430BF3"/>
    <w:rsid w:val="00430D4B"/>
    <w:rsid w:val="00430E45"/>
    <w:rsid w:val="0043112D"/>
    <w:rsid w:val="00432127"/>
    <w:rsid w:val="0043406F"/>
    <w:rsid w:val="00436634"/>
    <w:rsid w:val="00437339"/>
    <w:rsid w:val="00440673"/>
    <w:rsid w:val="00441889"/>
    <w:rsid w:val="00441EA3"/>
    <w:rsid w:val="00441FE4"/>
    <w:rsid w:val="00442374"/>
    <w:rsid w:val="00444148"/>
    <w:rsid w:val="00444724"/>
    <w:rsid w:val="004453B4"/>
    <w:rsid w:val="00445A77"/>
    <w:rsid w:val="0045140B"/>
    <w:rsid w:val="00452CE3"/>
    <w:rsid w:val="0045395C"/>
    <w:rsid w:val="00454EA2"/>
    <w:rsid w:val="00455D48"/>
    <w:rsid w:val="004569CC"/>
    <w:rsid w:val="00456E27"/>
    <w:rsid w:val="00456F80"/>
    <w:rsid w:val="00457C21"/>
    <w:rsid w:val="004610C4"/>
    <w:rsid w:val="00461474"/>
    <w:rsid w:val="004614B2"/>
    <w:rsid w:val="004616C9"/>
    <w:rsid w:val="0046185D"/>
    <w:rsid w:val="00461B3C"/>
    <w:rsid w:val="00461F96"/>
    <w:rsid w:val="004624FE"/>
    <w:rsid w:val="004628F1"/>
    <w:rsid w:val="004630D5"/>
    <w:rsid w:val="00463281"/>
    <w:rsid w:val="00464524"/>
    <w:rsid w:val="00465DF6"/>
    <w:rsid w:val="004661E0"/>
    <w:rsid w:val="00466668"/>
    <w:rsid w:val="0046788E"/>
    <w:rsid w:val="00467917"/>
    <w:rsid w:val="004735E7"/>
    <w:rsid w:val="004748EA"/>
    <w:rsid w:val="00474934"/>
    <w:rsid w:val="00477FCA"/>
    <w:rsid w:val="004801E7"/>
    <w:rsid w:val="004806CB"/>
    <w:rsid w:val="0048170B"/>
    <w:rsid w:val="004820E7"/>
    <w:rsid w:val="00483516"/>
    <w:rsid w:val="00483FF5"/>
    <w:rsid w:val="004850F9"/>
    <w:rsid w:val="0048610A"/>
    <w:rsid w:val="0049016F"/>
    <w:rsid w:val="00490886"/>
    <w:rsid w:val="0049254D"/>
    <w:rsid w:val="00492E3E"/>
    <w:rsid w:val="00493F2A"/>
    <w:rsid w:val="004971BF"/>
    <w:rsid w:val="00497DD6"/>
    <w:rsid w:val="004A161C"/>
    <w:rsid w:val="004A20C3"/>
    <w:rsid w:val="004A2723"/>
    <w:rsid w:val="004A3AE4"/>
    <w:rsid w:val="004A3F1C"/>
    <w:rsid w:val="004A520F"/>
    <w:rsid w:val="004A673F"/>
    <w:rsid w:val="004A678D"/>
    <w:rsid w:val="004B067F"/>
    <w:rsid w:val="004B07CA"/>
    <w:rsid w:val="004B17F5"/>
    <w:rsid w:val="004B2660"/>
    <w:rsid w:val="004B29D5"/>
    <w:rsid w:val="004B39DE"/>
    <w:rsid w:val="004B3CEC"/>
    <w:rsid w:val="004B3E6F"/>
    <w:rsid w:val="004B423C"/>
    <w:rsid w:val="004B629E"/>
    <w:rsid w:val="004B7A7C"/>
    <w:rsid w:val="004B7F26"/>
    <w:rsid w:val="004C01F2"/>
    <w:rsid w:val="004C03AA"/>
    <w:rsid w:val="004C0E00"/>
    <w:rsid w:val="004C13E3"/>
    <w:rsid w:val="004C16E3"/>
    <w:rsid w:val="004C1BC5"/>
    <w:rsid w:val="004C1F2B"/>
    <w:rsid w:val="004C1F2E"/>
    <w:rsid w:val="004C2136"/>
    <w:rsid w:val="004C4842"/>
    <w:rsid w:val="004C497C"/>
    <w:rsid w:val="004C5378"/>
    <w:rsid w:val="004C5696"/>
    <w:rsid w:val="004C5EE5"/>
    <w:rsid w:val="004C61E3"/>
    <w:rsid w:val="004C677A"/>
    <w:rsid w:val="004C6D08"/>
    <w:rsid w:val="004C75F4"/>
    <w:rsid w:val="004D0CF1"/>
    <w:rsid w:val="004D11A6"/>
    <w:rsid w:val="004D1B31"/>
    <w:rsid w:val="004D25DC"/>
    <w:rsid w:val="004D2913"/>
    <w:rsid w:val="004D30CD"/>
    <w:rsid w:val="004D3378"/>
    <w:rsid w:val="004D3D75"/>
    <w:rsid w:val="004D416C"/>
    <w:rsid w:val="004D423E"/>
    <w:rsid w:val="004D4421"/>
    <w:rsid w:val="004D4B1F"/>
    <w:rsid w:val="004D4C1C"/>
    <w:rsid w:val="004D5B95"/>
    <w:rsid w:val="004D5B9B"/>
    <w:rsid w:val="004D5DA2"/>
    <w:rsid w:val="004D61B8"/>
    <w:rsid w:val="004E0246"/>
    <w:rsid w:val="004E066E"/>
    <w:rsid w:val="004E0746"/>
    <w:rsid w:val="004E1057"/>
    <w:rsid w:val="004E2C8C"/>
    <w:rsid w:val="004E30EC"/>
    <w:rsid w:val="004E330D"/>
    <w:rsid w:val="004E57E2"/>
    <w:rsid w:val="004E5E58"/>
    <w:rsid w:val="004E6275"/>
    <w:rsid w:val="004E63DB"/>
    <w:rsid w:val="004E6975"/>
    <w:rsid w:val="004F06F2"/>
    <w:rsid w:val="004F0BB0"/>
    <w:rsid w:val="004F0C3C"/>
    <w:rsid w:val="004F2EAF"/>
    <w:rsid w:val="004F2F26"/>
    <w:rsid w:val="004F30AF"/>
    <w:rsid w:val="004F34E4"/>
    <w:rsid w:val="004F4640"/>
    <w:rsid w:val="004F76F8"/>
    <w:rsid w:val="005002C7"/>
    <w:rsid w:val="00500AE7"/>
    <w:rsid w:val="00501CD3"/>
    <w:rsid w:val="005026BB"/>
    <w:rsid w:val="005028DD"/>
    <w:rsid w:val="005029F8"/>
    <w:rsid w:val="00502AF7"/>
    <w:rsid w:val="0050377C"/>
    <w:rsid w:val="00503CBF"/>
    <w:rsid w:val="00504321"/>
    <w:rsid w:val="00504A3B"/>
    <w:rsid w:val="00504CC7"/>
    <w:rsid w:val="00505CA5"/>
    <w:rsid w:val="005076DE"/>
    <w:rsid w:val="005110C8"/>
    <w:rsid w:val="00511A8E"/>
    <w:rsid w:val="00511B45"/>
    <w:rsid w:val="00511CB0"/>
    <w:rsid w:val="00512695"/>
    <w:rsid w:val="00514497"/>
    <w:rsid w:val="00514BDC"/>
    <w:rsid w:val="00514F00"/>
    <w:rsid w:val="00517B39"/>
    <w:rsid w:val="00521117"/>
    <w:rsid w:val="005212A3"/>
    <w:rsid w:val="0052169E"/>
    <w:rsid w:val="00522894"/>
    <w:rsid w:val="00523A6C"/>
    <w:rsid w:val="00523E2A"/>
    <w:rsid w:val="00524536"/>
    <w:rsid w:val="00524B85"/>
    <w:rsid w:val="00525FD0"/>
    <w:rsid w:val="00526143"/>
    <w:rsid w:val="0052624F"/>
    <w:rsid w:val="00526A1A"/>
    <w:rsid w:val="0053138B"/>
    <w:rsid w:val="00532618"/>
    <w:rsid w:val="00533752"/>
    <w:rsid w:val="00533A9E"/>
    <w:rsid w:val="005348BA"/>
    <w:rsid w:val="005349E7"/>
    <w:rsid w:val="005366AE"/>
    <w:rsid w:val="005377B7"/>
    <w:rsid w:val="00537ED1"/>
    <w:rsid w:val="0054022E"/>
    <w:rsid w:val="00542E26"/>
    <w:rsid w:val="00543103"/>
    <w:rsid w:val="00543105"/>
    <w:rsid w:val="00543DDB"/>
    <w:rsid w:val="00545236"/>
    <w:rsid w:val="00546F26"/>
    <w:rsid w:val="00547113"/>
    <w:rsid w:val="0054743C"/>
    <w:rsid w:val="00547A1A"/>
    <w:rsid w:val="0055028D"/>
    <w:rsid w:val="005503CF"/>
    <w:rsid w:val="005510C0"/>
    <w:rsid w:val="00551C10"/>
    <w:rsid w:val="0055262A"/>
    <w:rsid w:val="005527D7"/>
    <w:rsid w:val="00552AD1"/>
    <w:rsid w:val="00552B64"/>
    <w:rsid w:val="00552EA4"/>
    <w:rsid w:val="00554FEE"/>
    <w:rsid w:val="00555CAA"/>
    <w:rsid w:val="0055751C"/>
    <w:rsid w:val="00564513"/>
    <w:rsid w:val="00564F26"/>
    <w:rsid w:val="00565471"/>
    <w:rsid w:val="00565F14"/>
    <w:rsid w:val="00566A09"/>
    <w:rsid w:val="00567AB3"/>
    <w:rsid w:val="00570542"/>
    <w:rsid w:val="00570A71"/>
    <w:rsid w:val="005713E4"/>
    <w:rsid w:val="00572148"/>
    <w:rsid w:val="00573875"/>
    <w:rsid w:val="005742B3"/>
    <w:rsid w:val="00575209"/>
    <w:rsid w:val="00575FFE"/>
    <w:rsid w:val="00576181"/>
    <w:rsid w:val="005761D9"/>
    <w:rsid w:val="00576B63"/>
    <w:rsid w:val="00576E16"/>
    <w:rsid w:val="00576E18"/>
    <w:rsid w:val="0057707A"/>
    <w:rsid w:val="00580FE9"/>
    <w:rsid w:val="005811D4"/>
    <w:rsid w:val="005814A0"/>
    <w:rsid w:val="005814E4"/>
    <w:rsid w:val="00581B56"/>
    <w:rsid w:val="00581FC9"/>
    <w:rsid w:val="0058476D"/>
    <w:rsid w:val="00584D23"/>
    <w:rsid w:val="00584F4D"/>
    <w:rsid w:val="005862CE"/>
    <w:rsid w:val="0058734A"/>
    <w:rsid w:val="00587554"/>
    <w:rsid w:val="00592626"/>
    <w:rsid w:val="00592D75"/>
    <w:rsid w:val="0059400E"/>
    <w:rsid w:val="00594C7C"/>
    <w:rsid w:val="005951D2"/>
    <w:rsid w:val="005952B1"/>
    <w:rsid w:val="00595B91"/>
    <w:rsid w:val="00595CF2"/>
    <w:rsid w:val="0059731D"/>
    <w:rsid w:val="005A2345"/>
    <w:rsid w:val="005A23B8"/>
    <w:rsid w:val="005A2D14"/>
    <w:rsid w:val="005A2FA6"/>
    <w:rsid w:val="005A4EED"/>
    <w:rsid w:val="005A589E"/>
    <w:rsid w:val="005A5FC1"/>
    <w:rsid w:val="005A78CD"/>
    <w:rsid w:val="005A7DDD"/>
    <w:rsid w:val="005B1623"/>
    <w:rsid w:val="005B16D2"/>
    <w:rsid w:val="005B21E6"/>
    <w:rsid w:val="005B30BE"/>
    <w:rsid w:val="005B3386"/>
    <w:rsid w:val="005B33B4"/>
    <w:rsid w:val="005B36E4"/>
    <w:rsid w:val="005B414E"/>
    <w:rsid w:val="005B42DE"/>
    <w:rsid w:val="005B44A6"/>
    <w:rsid w:val="005B526F"/>
    <w:rsid w:val="005B595C"/>
    <w:rsid w:val="005B5A6A"/>
    <w:rsid w:val="005B5EE1"/>
    <w:rsid w:val="005B62EB"/>
    <w:rsid w:val="005B6388"/>
    <w:rsid w:val="005B6541"/>
    <w:rsid w:val="005B70A0"/>
    <w:rsid w:val="005B7C3D"/>
    <w:rsid w:val="005C1298"/>
    <w:rsid w:val="005C16ED"/>
    <w:rsid w:val="005C3C75"/>
    <w:rsid w:val="005C41FD"/>
    <w:rsid w:val="005C45F4"/>
    <w:rsid w:val="005C5E8F"/>
    <w:rsid w:val="005C79C3"/>
    <w:rsid w:val="005C7FE0"/>
    <w:rsid w:val="005D2C7F"/>
    <w:rsid w:val="005D2EB1"/>
    <w:rsid w:val="005D385B"/>
    <w:rsid w:val="005D3893"/>
    <w:rsid w:val="005D3CE5"/>
    <w:rsid w:val="005D4C79"/>
    <w:rsid w:val="005D5098"/>
    <w:rsid w:val="005D57A4"/>
    <w:rsid w:val="005E00A1"/>
    <w:rsid w:val="005E0A3C"/>
    <w:rsid w:val="005E0EA0"/>
    <w:rsid w:val="005E1595"/>
    <w:rsid w:val="005E208B"/>
    <w:rsid w:val="005E33CB"/>
    <w:rsid w:val="005E3AEA"/>
    <w:rsid w:val="005E5B1A"/>
    <w:rsid w:val="005E61BE"/>
    <w:rsid w:val="005E67D0"/>
    <w:rsid w:val="005F2267"/>
    <w:rsid w:val="005F3217"/>
    <w:rsid w:val="005F32CD"/>
    <w:rsid w:val="005F339C"/>
    <w:rsid w:val="005F363F"/>
    <w:rsid w:val="005F3894"/>
    <w:rsid w:val="005F3AA0"/>
    <w:rsid w:val="005F5F00"/>
    <w:rsid w:val="005F78E2"/>
    <w:rsid w:val="0060053A"/>
    <w:rsid w:val="00601AAD"/>
    <w:rsid w:val="0060343E"/>
    <w:rsid w:val="0060390C"/>
    <w:rsid w:val="00603E2B"/>
    <w:rsid w:val="0060404E"/>
    <w:rsid w:val="0060467C"/>
    <w:rsid w:val="00605FA9"/>
    <w:rsid w:val="0060644D"/>
    <w:rsid w:val="00607128"/>
    <w:rsid w:val="0060721A"/>
    <w:rsid w:val="00607B33"/>
    <w:rsid w:val="00607B54"/>
    <w:rsid w:val="0061219A"/>
    <w:rsid w:val="00613508"/>
    <w:rsid w:val="006137FE"/>
    <w:rsid w:val="00613C7E"/>
    <w:rsid w:val="00614BA8"/>
    <w:rsid w:val="00616FD5"/>
    <w:rsid w:val="006170EF"/>
    <w:rsid w:val="00621833"/>
    <w:rsid w:val="00622B2A"/>
    <w:rsid w:val="00623012"/>
    <w:rsid w:val="0062365E"/>
    <w:rsid w:val="00623C88"/>
    <w:rsid w:val="00624B4E"/>
    <w:rsid w:val="006259C5"/>
    <w:rsid w:val="00626E37"/>
    <w:rsid w:val="00627444"/>
    <w:rsid w:val="00630373"/>
    <w:rsid w:val="00631098"/>
    <w:rsid w:val="006313AA"/>
    <w:rsid w:val="006313EC"/>
    <w:rsid w:val="0063203D"/>
    <w:rsid w:val="006330B2"/>
    <w:rsid w:val="00634153"/>
    <w:rsid w:val="00634936"/>
    <w:rsid w:val="0063498F"/>
    <w:rsid w:val="006352FC"/>
    <w:rsid w:val="00635E6A"/>
    <w:rsid w:val="006368A8"/>
    <w:rsid w:val="00637E88"/>
    <w:rsid w:val="00637FC4"/>
    <w:rsid w:val="0064077B"/>
    <w:rsid w:val="00641073"/>
    <w:rsid w:val="006422BE"/>
    <w:rsid w:val="00643EA8"/>
    <w:rsid w:val="00645CFB"/>
    <w:rsid w:val="00645D29"/>
    <w:rsid w:val="006471C7"/>
    <w:rsid w:val="00650A70"/>
    <w:rsid w:val="00650CF4"/>
    <w:rsid w:val="00652587"/>
    <w:rsid w:val="00652864"/>
    <w:rsid w:val="00652973"/>
    <w:rsid w:val="00653445"/>
    <w:rsid w:val="006535E7"/>
    <w:rsid w:val="00653CE7"/>
    <w:rsid w:val="0065452A"/>
    <w:rsid w:val="00655805"/>
    <w:rsid w:val="0065785C"/>
    <w:rsid w:val="00660A29"/>
    <w:rsid w:val="00660A84"/>
    <w:rsid w:val="00660C3C"/>
    <w:rsid w:val="0066139C"/>
    <w:rsid w:val="00661ABA"/>
    <w:rsid w:val="0066231E"/>
    <w:rsid w:val="00662980"/>
    <w:rsid w:val="006648D2"/>
    <w:rsid w:val="006652B4"/>
    <w:rsid w:val="00665342"/>
    <w:rsid w:val="00666EB8"/>
    <w:rsid w:val="00666EEA"/>
    <w:rsid w:val="00667D0E"/>
    <w:rsid w:val="00671C86"/>
    <w:rsid w:val="00671FB9"/>
    <w:rsid w:val="00673024"/>
    <w:rsid w:val="006733DF"/>
    <w:rsid w:val="0067340B"/>
    <w:rsid w:val="00675124"/>
    <w:rsid w:val="00675178"/>
    <w:rsid w:val="00675CFE"/>
    <w:rsid w:val="00681394"/>
    <w:rsid w:val="0068226F"/>
    <w:rsid w:val="00682A80"/>
    <w:rsid w:val="006839A2"/>
    <w:rsid w:val="00684132"/>
    <w:rsid w:val="00685936"/>
    <w:rsid w:val="00685DB8"/>
    <w:rsid w:val="00686CA5"/>
    <w:rsid w:val="00690A11"/>
    <w:rsid w:val="00690C80"/>
    <w:rsid w:val="00691A6A"/>
    <w:rsid w:val="00692154"/>
    <w:rsid w:val="00692583"/>
    <w:rsid w:val="0069361E"/>
    <w:rsid w:val="006942A6"/>
    <w:rsid w:val="00694481"/>
    <w:rsid w:val="00695735"/>
    <w:rsid w:val="00696379"/>
    <w:rsid w:val="00697023"/>
    <w:rsid w:val="006A137D"/>
    <w:rsid w:val="006A17DE"/>
    <w:rsid w:val="006A1BF5"/>
    <w:rsid w:val="006A24C8"/>
    <w:rsid w:val="006A26A2"/>
    <w:rsid w:val="006A2F99"/>
    <w:rsid w:val="006A363C"/>
    <w:rsid w:val="006A46C1"/>
    <w:rsid w:val="006A4A05"/>
    <w:rsid w:val="006A4D12"/>
    <w:rsid w:val="006A5BC7"/>
    <w:rsid w:val="006A61DB"/>
    <w:rsid w:val="006A6A37"/>
    <w:rsid w:val="006A70EE"/>
    <w:rsid w:val="006A7DBC"/>
    <w:rsid w:val="006B0097"/>
    <w:rsid w:val="006B00A9"/>
    <w:rsid w:val="006B1914"/>
    <w:rsid w:val="006B1CFA"/>
    <w:rsid w:val="006B21C6"/>
    <w:rsid w:val="006B337A"/>
    <w:rsid w:val="006B3F76"/>
    <w:rsid w:val="006B43F4"/>
    <w:rsid w:val="006B45F1"/>
    <w:rsid w:val="006B4644"/>
    <w:rsid w:val="006B5819"/>
    <w:rsid w:val="006B6279"/>
    <w:rsid w:val="006B7089"/>
    <w:rsid w:val="006B7149"/>
    <w:rsid w:val="006B79FA"/>
    <w:rsid w:val="006B7C6B"/>
    <w:rsid w:val="006C25E3"/>
    <w:rsid w:val="006C2742"/>
    <w:rsid w:val="006C281A"/>
    <w:rsid w:val="006C31C1"/>
    <w:rsid w:val="006C384A"/>
    <w:rsid w:val="006C4694"/>
    <w:rsid w:val="006C53C6"/>
    <w:rsid w:val="006C5514"/>
    <w:rsid w:val="006C5722"/>
    <w:rsid w:val="006C62D7"/>
    <w:rsid w:val="006C66C5"/>
    <w:rsid w:val="006C704E"/>
    <w:rsid w:val="006C7053"/>
    <w:rsid w:val="006D1610"/>
    <w:rsid w:val="006D210E"/>
    <w:rsid w:val="006D2A66"/>
    <w:rsid w:val="006D36C3"/>
    <w:rsid w:val="006D4301"/>
    <w:rsid w:val="006D47E1"/>
    <w:rsid w:val="006D69F5"/>
    <w:rsid w:val="006D7B19"/>
    <w:rsid w:val="006E00D6"/>
    <w:rsid w:val="006E02C1"/>
    <w:rsid w:val="006E03F3"/>
    <w:rsid w:val="006E2045"/>
    <w:rsid w:val="006E28FC"/>
    <w:rsid w:val="006E35EA"/>
    <w:rsid w:val="006E4CA0"/>
    <w:rsid w:val="006E5243"/>
    <w:rsid w:val="006E5A7D"/>
    <w:rsid w:val="006E66C2"/>
    <w:rsid w:val="006E7090"/>
    <w:rsid w:val="006E7862"/>
    <w:rsid w:val="006E7C87"/>
    <w:rsid w:val="006F10F7"/>
    <w:rsid w:val="006F1378"/>
    <w:rsid w:val="006F1DED"/>
    <w:rsid w:val="006F26A6"/>
    <w:rsid w:val="006F2BFD"/>
    <w:rsid w:val="006F37FD"/>
    <w:rsid w:val="006F40B9"/>
    <w:rsid w:val="006F564E"/>
    <w:rsid w:val="006F5895"/>
    <w:rsid w:val="006F58BB"/>
    <w:rsid w:val="006F5E13"/>
    <w:rsid w:val="006F6281"/>
    <w:rsid w:val="006F632F"/>
    <w:rsid w:val="006F637B"/>
    <w:rsid w:val="006F692E"/>
    <w:rsid w:val="006F76AC"/>
    <w:rsid w:val="0070005E"/>
    <w:rsid w:val="007018F1"/>
    <w:rsid w:val="0070592A"/>
    <w:rsid w:val="0070653E"/>
    <w:rsid w:val="00706690"/>
    <w:rsid w:val="007067CD"/>
    <w:rsid w:val="00706A96"/>
    <w:rsid w:val="00706FC4"/>
    <w:rsid w:val="00707105"/>
    <w:rsid w:val="007101AC"/>
    <w:rsid w:val="00710737"/>
    <w:rsid w:val="00710D0B"/>
    <w:rsid w:val="00711C4E"/>
    <w:rsid w:val="00712798"/>
    <w:rsid w:val="007135E1"/>
    <w:rsid w:val="00713857"/>
    <w:rsid w:val="00714B42"/>
    <w:rsid w:val="00717121"/>
    <w:rsid w:val="0071760B"/>
    <w:rsid w:val="00717775"/>
    <w:rsid w:val="00720B29"/>
    <w:rsid w:val="00720D47"/>
    <w:rsid w:val="00721432"/>
    <w:rsid w:val="00722392"/>
    <w:rsid w:val="00722F47"/>
    <w:rsid w:val="00723117"/>
    <w:rsid w:val="00723202"/>
    <w:rsid w:val="007234D3"/>
    <w:rsid w:val="0072409E"/>
    <w:rsid w:val="007243FA"/>
    <w:rsid w:val="007250A8"/>
    <w:rsid w:val="00725F26"/>
    <w:rsid w:val="00726CAE"/>
    <w:rsid w:val="00731BA3"/>
    <w:rsid w:val="00733327"/>
    <w:rsid w:val="0073358D"/>
    <w:rsid w:val="007342DA"/>
    <w:rsid w:val="007346BC"/>
    <w:rsid w:val="00734B8D"/>
    <w:rsid w:val="0073500F"/>
    <w:rsid w:val="007365C2"/>
    <w:rsid w:val="00736F84"/>
    <w:rsid w:val="00737A5C"/>
    <w:rsid w:val="007410EE"/>
    <w:rsid w:val="007411CE"/>
    <w:rsid w:val="00741E7D"/>
    <w:rsid w:val="00742722"/>
    <w:rsid w:val="00742C01"/>
    <w:rsid w:val="00742E1D"/>
    <w:rsid w:val="00743FCF"/>
    <w:rsid w:val="00745497"/>
    <w:rsid w:val="007455A8"/>
    <w:rsid w:val="00746221"/>
    <w:rsid w:val="0074642A"/>
    <w:rsid w:val="0075175C"/>
    <w:rsid w:val="007521DF"/>
    <w:rsid w:val="00752613"/>
    <w:rsid w:val="00752875"/>
    <w:rsid w:val="007532E3"/>
    <w:rsid w:val="00753617"/>
    <w:rsid w:val="00753B67"/>
    <w:rsid w:val="00753E43"/>
    <w:rsid w:val="00754A00"/>
    <w:rsid w:val="00755865"/>
    <w:rsid w:val="00755E1F"/>
    <w:rsid w:val="00756FB8"/>
    <w:rsid w:val="00761F3F"/>
    <w:rsid w:val="007637E2"/>
    <w:rsid w:val="00763C99"/>
    <w:rsid w:val="0076509E"/>
    <w:rsid w:val="0076530E"/>
    <w:rsid w:val="00765FA0"/>
    <w:rsid w:val="0076642A"/>
    <w:rsid w:val="007665CA"/>
    <w:rsid w:val="007666FB"/>
    <w:rsid w:val="0076700C"/>
    <w:rsid w:val="007674A3"/>
    <w:rsid w:val="00767820"/>
    <w:rsid w:val="00767C26"/>
    <w:rsid w:val="00767FA5"/>
    <w:rsid w:val="007728E2"/>
    <w:rsid w:val="00772C32"/>
    <w:rsid w:val="007732F5"/>
    <w:rsid w:val="0077438D"/>
    <w:rsid w:val="00774A3F"/>
    <w:rsid w:val="00775905"/>
    <w:rsid w:val="00775A5F"/>
    <w:rsid w:val="0078041F"/>
    <w:rsid w:val="00780937"/>
    <w:rsid w:val="007814F3"/>
    <w:rsid w:val="00781637"/>
    <w:rsid w:val="0078267E"/>
    <w:rsid w:val="007832D4"/>
    <w:rsid w:val="0078337A"/>
    <w:rsid w:val="007839CE"/>
    <w:rsid w:val="00784F83"/>
    <w:rsid w:val="007869EC"/>
    <w:rsid w:val="00787B9D"/>
    <w:rsid w:val="00787DB4"/>
    <w:rsid w:val="007911AA"/>
    <w:rsid w:val="00793619"/>
    <w:rsid w:val="00793912"/>
    <w:rsid w:val="00793F45"/>
    <w:rsid w:val="0079505E"/>
    <w:rsid w:val="0079648A"/>
    <w:rsid w:val="00796A70"/>
    <w:rsid w:val="007A0EB3"/>
    <w:rsid w:val="007A2485"/>
    <w:rsid w:val="007A359C"/>
    <w:rsid w:val="007A39AD"/>
    <w:rsid w:val="007A3C7B"/>
    <w:rsid w:val="007A5740"/>
    <w:rsid w:val="007A5BA2"/>
    <w:rsid w:val="007A5D9C"/>
    <w:rsid w:val="007A6688"/>
    <w:rsid w:val="007A6C33"/>
    <w:rsid w:val="007A766E"/>
    <w:rsid w:val="007B08CC"/>
    <w:rsid w:val="007B0B9F"/>
    <w:rsid w:val="007B2260"/>
    <w:rsid w:val="007B2BBF"/>
    <w:rsid w:val="007B31C8"/>
    <w:rsid w:val="007B49F2"/>
    <w:rsid w:val="007B4A13"/>
    <w:rsid w:val="007B4CF2"/>
    <w:rsid w:val="007B51A0"/>
    <w:rsid w:val="007B536B"/>
    <w:rsid w:val="007B5D5B"/>
    <w:rsid w:val="007B6D11"/>
    <w:rsid w:val="007B7E38"/>
    <w:rsid w:val="007C0504"/>
    <w:rsid w:val="007C1697"/>
    <w:rsid w:val="007C1832"/>
    <w:rsid w:val="007C1C91"/>
    <w:rsid w:val="007C2080"/>
    <w:rsid w:val="007C2500"/>
    <w:rsid w:val="007C25D1"/>
    <w:rsid w:val="007C280A"/>
    <w:rsid w:val="007C29BE"/>
    <w:rsid w:val="007C4871"/>
    <w:rsid w:val="007C515C"/>
    <w:rsid w:val="007C576B"/>
    <w:rsid w:val="007C5C27"/>
    <w:rsid w:val="007C68A0"/>
    <w:rsid w:val="007C6B57"/>
    <w:rsid w:val="007C7275"/>
    <w:rsid w:val="007C77A1"/>
    <w:rsid w:val="007C787C"/>
    <w:rsid w:val="007C7D7B"/>
    <w:rsid w:val="007D0577"/>
    <w:rsid w:val="007D0664"/>
    <w:rsid w:val="007D11DC"/>
    <w:rsid w:val="007D1241"/>
    <w:rsid w:val="007D1A51"/>
    <w:rsid w:val="007D29C1"/>
    <w:rsid w:val="007D4F79"/>
    <w:rsid w:val="007D5324"/>
    <w:rsid w:val="007D65A8"/>
    <w:rsid w:val="007D65E1"/>
    <w:rsid w:val="007E0976"/>
    <w:rsid w:val="007E32B5"/>
    <w:rsid w:val="007E359C"/>
    <w:rsid w:val="007E5687"/>
    <w:rsid w:val="007E582F"/>
    <w:rsid w:val="007E5D3E"/>
    <w:rsid w:val="007E63A6"/>
    <w:rsid w:val="007E63C8"/>
    <w:rsid w:val="007E78E5"/>
    <w:rsid w:val="007F0C89"/>
    <w:rsid w:val="007F1E44"/>
    <w:rsid w:val="007F35CC"/>
    <w:rsid w:val="007F4971"/>
    <w:rsid w:val="007F7A2A"/>
    <w:rsid w:val="008008D7"/>
    <w:rsid w:val="008021BD"/>
    <w:rsid w:val="008027DF"/>
    <w:rsid w:val="00802815"/>
    <w:rsid w:val="0080312E"/>
    <w:rsid w:val="008040A3"/>
    <w:rsid w:val="0080493D"/>
    <w:rsid w:val="00805851"/>
    <w:rsid w:val="00805E07"/>
    <w:rsid w:val="0080609F"/>
    <w:rsid w:val="00807151"/>
    <w:rsid w:val="008075C6"/>
    <w:rsid w:val="00807947"/>
    <w:rsid w:val="00807F63"/>
    <w:rsid w:val="00810C89"/>
    <w:rsid w:val="008127F8"/>
    <w:rsid w:val="0081297E"/>
    <w:rsid w:val="008146CF"/>
    <w:rsid w:val="008148B6"/>
    <w:rsid w:val="0081504E"/>
    <w:rsid w:val="008156CF"/>
    <w:rsid w:val="0081628F"/>
    <w:rsid w:val="00817008"/>
    <w:rsid w:val="00817C30"/>
    <w:rsid w:val="00817E8E"/>
    <w:rsid w:val="00820AF7"/>
    <w:rsid w:val="00823807"/>
    <w:rsid w:val="00823F25"/>
    <w:rsid w:val="00824E87"/>
    <w:rsid w:val="008252CC"/>
    <w:rsid w:val="00825510"/>
    <w:rsid w:val="00825D7E"/>
    <w:rsid w:val="00826924"/>
    <w:rsid w:val="00826A0F"/>
    <w:rsid w:val="00827403"/>
    <w:rsid w:val="008275FB"/>
    <w:rsid w:val="00827637"/>
    <w:rsid w:val="0083079C"/>
    <w:rsid w:val="00832705"/>
    <w:rsid w:val="00834405"/>
    <w:rsid w:val="00834DD2"/>
    <w:rsid w:val="00834F79"/>
    <w:rsid w:val="008364E6"/>
    <w:rsid w:val="00842908"/>
    <w:rsid w:val="00842F5E"/>
    <w:rsid w:val="00844220"/>
    <w:rsid w:val="0084472A"/>
    <w:rsid w:val="0084613E"/>
    <w:rsid w:val="00846BBD"/>
    <w:rsid w:val="00847F29"/>
    <w:rsid w:val="00850C8E"/>
    <w:rsid w:val="00852794"/>
    <w:rsid w:val="00853888"/>
    <w:rsid w:val="00853BEA"/>
    <w:rsid w:val="00853FC1"/>
    <w:rsid w:val="00854D0B"/>
    <w:rsid w:val="00854E32"/>
    <w:rsid w:val="0085558B"/>
    <w:rsid w:val="008566E8"/>
    <w:rsid w:val="00856CC2"/>
    <w:rsid w:val="00856E1D"/>
    <w:rsid w:val="00857288"/>
    <w:rsid w:val="008619CF"/>
    <w:rsid w:val="008628CF"/>
    <w:rsid w:val="00863106"/>
    <w:rsid w:val="00863367"/>
    <w:rsid w:val="008639F0"/>
    <w:rsid w:val="00863E76"/>
    <w:rsid w:val="0086525D"/>
    <w:rsid w:val="008673AE"/>
    <w:rsid w:val="008706F9"/>
    <w:rsid w:val="00871562"/>
    <w:rsid w:val="008724B7"/>
    <w:rsid w:val="00874D15"/>
    <w:rsid w:val="008757FB"/>
    <w:rsid w:val="00875B72"/>
    <w:rsid w:val="00875C9A"/>
    <w:rsid w:val="00876007"/>
    <w:rsid w:val="0087645D"/>
    <w:rsid w:val="00876F6B"/>
    <w:rsid w:val="008776F0"/>
    <w:rsid w:val="0088133D"/>
    <w:rsid w:val="00881507"/>
    <w:rsid w:val="008817F4"/>
    <w:rsid w:val="0088248C"/>
    <w:rsid w:val="008824A5"/>
    <w:rsid w:val="008828B3"/>
    <w:rsid w:val="0088352C"/>
    <w:rsid w:val="008853EC"/>
    <w:rsid w:val="00886D7F"/>
    <w:rsid w:val="00886FBA"/>
    <w:rsid w:val="00891583"/>
    <w:rsid w:val="008928EA"/>
    <w:rsid w:val="008959C2"/>
    <w:rsid w:val="00895D46"/>
    <w:rsid w:val="0089687E"/>
    <w:rsid w:val="008A1A89"/>
    <w:rsid w:val="008A28A0"/>
    <w:rsid w:val="008A6127"/>
    <w:rsid w:val="008A684D"/>
    <w:rsid w:val="008A68C6"/>
    <w:rsid w:val="008B039C"/>
    <w:rsid w:val="008B12B2"/>
    <w:rsid w:val="008B268C"/>
    <w:rsid w:val="008B3186"/>
    <w:rsid w:val="008B38E2"/>
    <w:rsid w:val="008B5939"/>
    <w:rsid w:val="008B6017"/>
    <w:rsid w:val="008B698D"/>
    <w:rsid w:val="008B738D"/>
    <w:rsid w:val="008C1019"/>
    <w:rsid w:val="008C12D8"/>
    <w:rsid w:val="008C36AE"/>
    <w:rsid w:val="008C485D"/>
    <w:rsid w:val="008C5060"/>
    <w:rsid w:val="008C5441"/>
    <w:rsid w:val="008C54AC"/>
    <w:rsid w:val="008C5A9A"/>
    <w:rsid w:val="008C7BE7"/>
    <w:rsid w:val="008D0672"/>
    <w:rsid w:val="008D1EFA"/>
    <w:rsid w:val="008D3DFA"/>
    <w:rsid w:val="008D40D1"/>
    <w:rsid w:val="008D4261"/>
    <w:rsid w:val="008D588E"/>
    <w:rsid w:val="008D58FD"/>
    <w:rsid w:val="008D5EE3"/>
    <w:rsid w:val="008D6232"/>
    <w:rsid w:val="008D6C7C"/>
    <w:rsid w:val="008D6F02"/>
    <w:rsid w:val="008D7637"/>
    <w:rsid w:val="008D7EEB"/>
    <w:rsid w:val="008E03CA"/>
    <w:rsid w:val="008E0952"/>
    <w:rsid w:val="008E11F6"/>
    <w:rsid w:val="008E15E3"/>
    <w:rsid w:val="008E2708"/>
    <w:rsid w:val="008E3CA2"/>
    <w:rsid w:val="008E401A"/>
    <w:rsid w:val="008E4D19"/>
    <w:rsid w:val="008E5057"/>
    <w:rsid w:val="008E5A39"/>
    <w:rsid w:val="008E5BD4"/>
    <w:rsid w:val="008E5D47"/>
    <w:rsid w:val="008E657A"/>
    <w:rsid w:val="008E6D69"/>
    <w:rsid w:val="008E784A"/>
    <w:rsid w:val="008E79AD"/>
    <w:rsid w:val="008F096F"/>
    <w:rsid w:val="008F23C0"/>
    <w:rsid w:val="008F30E2"/>
    <w:rsid w:val="008F3CE7"/>
    <w:rsid w:val="008F3FC7"/>
    <w:rsid w:val="008F46B5"/>
    <w:rsid w:val="008F5B02"/>
    <w:rsid w:val="008F6972"/>
    <w:rsid w:val="008F7B91"/>
    <w:rsid w:val="00900FA3"/>
    <w:rsid w:val="00901928"/>
    <w:rsid w:val="00902920"/>
    <w:rsid w:val="00904C67"/>
    <w:rsid w:val="00904C88"/>
    <w:rsid w:val="00904F90"/>
    <w:rsid w:val="00905033"/>
    <w:rsid w:val="0090561E"/>
    <w:rsid w:val="00906678"/>
    <w:rsid w:val="00906FBD"/>
    <w:rsid w:val="00907AAD"/>
    <w:rsid w:val="00907C44"/>
    <w:rsid w:val="00910570"/>
    <w:rsid w:val="009120D6"/>
    <w:rsid w:val="00912189"/>
    <w:rsid w:val="009121AA"/>
    <w:rsid w:val="009155F9"/>
    <w:rsid w:val="009156C6"/>
    <w:rsid w:val="00916237"/>
    <w:rsid w:val="00921DB6"/>
    <w:rsid w:val="00922A38"/>
    <w:rsid w:val="00923E8B"/>
    <w:rsid w:val="0092480E"/>
    <w:rsid w:val="009252E0"/>
    <w:rsid w:val="009253DC"/>
    <w:rsid w:val="0092580D"/>
    <w:rsid w:val="009258AB"/>
    <w:rsid w:val="009262D7"/>
    <w:rsid w:val="00927541"/>
    <w:rsid w:val="00930687"/>
    <w:rsid w:val="00930C2D"/>
    <w:rsid w:val="00931C5E"/>
    <w:rsid w:val="009332EC"/>
    <w:rsid w:val="0093331F"/>
    <w:rsid w:val="00933CE5"/>
    <w:rsid w:val="00933F29"/>
    <w:rsid w:val="00934226"/>
    <w:rsid w:val="009346A7"/>
    <w:rsid w:val="00937047"/>
    <w:rsid w:val="00940B27"/>
    <w:rsid w:val="00940FE0"/>
    <w:rsid w:val="009411D6"/>
    <w:rsid w:val="00943010"/>
    <w:rsid w:val="00945A02"/>
    <w:rsid w:val="009477C4"/>
    <w:rsid w:val="00952053"/>
    <w:rsid w:val="00952FBF"/>
    <w:rsid w:val="00954901"/>
    <w:rsid w:val="00955F03"/>
    <w:rsid w:val="00956EF1"/>
    <w:rsid w:val="00960DB0"/>
    <w:rsid w:val="00962296"/>
    <w:rsid w:val="00963168"/>
    <w:rsid w:val="00963639"/>
    <w:rsid w:val="00963C0E"/>
    <w:rsid w:val="00964997"/>
    <w:rsid w:val="009659B7"/>
    <w:rsid w:val="00966EA3"/>
    <w:rsid w:val="00970521"/>
    <w:rsid w:val="00970974"/>
    <w:rsid w:val="009718B7"/>
    <w:rsid w:val="00971EA0"/>
    <w:rsid w:val="00972A2B"/>
    <w:rsid w:val="00974591"/>
    <w:rsid w:val="00975913"/>
    <w:rsid w:val="00975C5C"/>
    <w:rsid w:val="00976CBD"/>
    <w:rsid w:val="00976FE9"/>
    <w:rsid w:val="00977BFB"/>
    <w:rsid w:val="00980198"/>
    <w:rsid w:val="00980973"/>
    <w:rsid w:val="00982718"/>
    <w:rsid w:val="0098271A"/>
    <w:rsid w:val="00983423"/>
    <w:rsid w:val="009838FF"/>
    <w:rsid w:val="00983988"/>
    <w:rsid w:val="00983F43"/>
    <w:rsid w:val="009846D5"/>
    <w:rsid w:val="00985FD7"/>
    <w:rsid w:val="00986F10"/>
    <w:rsid w:val="00990196"/>
    <w:rsid w:val="00991674"/>
    <w:rsid w:val="0099227B"/>
    <w:rsid w:val="00992A6F"/>
    <w:rsid w:val="00993D25"/>
    <w:rsid w:val="009942A9"/>
    <w:rsid w:val="00995F6A"/>
    <w:rsid w:val="009961F0"/>
    <w:rsid w:val="00996941"/>
    <w:rsid w:val="00996D0A"/>
    <w:rsid w:val="00996EEB"/>
    <w:rsid w:val="009970E3"/>
    <w:rsid w:val="009978F5"/>
    <w:rsid w:val="009A0AF0"/>
    <w:rsid w:val="009A0EBC"/>
    <w:rsid w:val="009A0FE4"/>
    <w:rsid w:val="009A177A"/>
    <w:rsid w:val="009A24CB"/>
    <w:rsid w:val="009A29BD"/>
    <w:rsid w:val="009A3A5F"/>
    <w:rsid w:val="009A40CD"/>
    <w:rsid w:val="009A46D1"/>
    <w:rsid w:val="009A697A"/>
    <w:rsid w:val="009A7DF7"/>
    <w:rsid w:val="009B1AE2"/>
    <w:rsid w:val="009B2764"/>
    <w:rsid w:val="009B313B"/>
    <w:rsid w:val="009B3A86"/>
    <w:rsid w:val="009B3ADC"/>
    <w:rsid w:val="009B4EE9"/>
    <w:rsid w:val="009B50CC"/>
    <w:rsid w:val="009B7A28"/>
    <w:rsid w:val="009C0373"/>
    <w:rsid w:val="009C07E9"/>
    <w:rsid w:val="009C112B"/>
    <w:rsid w:val="009C17DD"/>
    <w:rsid w:val="009C1ECF"/>
    <w:rsid w:val="009C2CFD"/>
    <w:rsid w:val="009C2F86"/>
    <w:rsid w:val="009C3100"/>
    <w:rsid w:val="009C38CD"/>
    <w:rsid w:val="009C3D81"/>
    <w:rsid w:val="009C4352"/>
    <w:rsid w:val="009C461A"/>
    <w:rsid w:val="009C4626"/>
    <w:rsid w:val="009C4915"/>
    <w:rsid w:val="009C7E77"/>
    <w:rsid w:val="009D07A5"/>
    <w:rsid w:val="009D09DA"/>
    <w:rsid w:val="009D09F1"/>
    <w:rsid w:val="009D1706"/>
    <w:rsid w:val="009D2A48"/>
    <w:rsid w:val="009D41B6"/>
    <w:rsid w:val="009D461B"/>
    <w:rsid w:val="009D540A"/>
    <w:rsid w:val="009D5634"/>
    <w:rsid w:val="009D58A5"/>
    <w:rsid w:val="009D65E3"/>
    <w:rsid w:val="009D6D6F"/>
    <w:rsid w:val="009D75EA"/>
    <w:rsid w:val="009D778B"/>
    <w:rsid w:val="009D7E66"/>
    <w:rsid w:val="009E0868"/>
    <w:rsid w:val="009E0C36"/>
    <w:rsid w:val="009E105D"/>
    <w:rsid w:val="009E1436"/>
    <w:rsid w:val="009E3668"/>
    <w:rsid w:val="009E36B3"/>
    <w:rsid w:val="009E425B"/>
    <w:rsid w:val="009E5EF8"/>
    <w:rsid w:val="009E680A"/>
    <w:rsid w:val="009E68EF"/>
    <w:rsid w:val="009E70CD"/>
    <w:rsid w:val="009E7246"/>
    <w:rsid w:val="009E72DE"/>
    <w:rsid w:val="009E7E41"/>
    <w:rsid w:val="009E7ED2"/>
    <w:rsid w:val="009F0927"/>
    <w:rsid w:val="009F093F"/>
    <w:rsid w:val="009F0A2B"/>
    <w:rsid w:val="009F0C56"/>
    <w:rsid w:val="009F0E6B"/>
    <w:rsid w:val="009F14E9"/>
    <w:rsid w:val="009F1891"/>
    <w:rsid w:val="009F27F7"/>
    <w:rsid w:val="009F2B30"/>
    <w:rsid w:val="009F4D51"/>
    <w:rsid w:val="009F4DB7"/>
    <w:rsid w:val="009F583B"/>
    <w:rsid w:val="009F5B4E"/>
    <w:rsid w:val="009F5D13"/>
    <w:rsid w:val="009F62DD"/>
    <w:rsid w:val="009F6D54"/>
    <w:rsid w:val="009F6E36"/>
    <w:rsid w:val="009F6E8F"/>
    <w:rsid w:val="009F73FE"/>
    <w:rsid w:val="009F750B"/>
    <w:rsid w:val="00A00F17"/>
    <w:rsid w:val="00A018BD"/>
    <w:rsid w:val="00A01DBD"/>
    <w:rsid w:val="00A03CDE"/>
    <w:rsid w:val="00A050AE"/>
    <w:rsid w:val="00A053C5"/>
    <w:rsid w:val="00A05A7E"/>
    <w:rsid w:val="00A064DB"/>
    <w:rsid w:val="00A078F0"/>
    <w:rsid w:val="00A07988"/>
    <w:rsid w:val="00A109EB"/>
    <w:rsid w:val="00A10CD7"/>
    <w:rsid w:val="00A10E9F"/>
    <w:rsid w:val="00A115CA"/>
    <w:rsid w:val="00A11A47"/>
    <w:rsid w:val="00A123FF"/>
    <w:rsid w:val="00A12771"/>
    <w:rsid w:val="00A14304"/>
    <w:rsid w:val="00A14512"/>
    <w:rsid w:val="00A150CD"/>
    <w:rsid w:val="00A16309"/>
    <w:rsid w:val="00A20730"/>
    <w:rsid w:val="00A20752"/>
    <w:rsid w:val="00A20891"/>
    <w:rsid w:val="00A20EC6"/>
    <w:rsid w:val="00A2131E"/>
    <w:rsid w:val="00A224E4"/>
    <w:rsid w:val="00A224FC"/>
    <w:rsid w:val="00A24248"/>
    <w:rsid w:val="00A24CE0"/>
    <w:rsid w:val="00A24E4B"/>
    <w:rsid w:val="00A25394"/>
    <w:rsid w:val="00A267DD"/>
    <w:rsid w:val="00A3167E"/>
    <w:rsid w:val="00A31BA6"/>
    <w:rsid w:val="00A31E42"/>
    <w:rsid w:val="00A31EC8"/>
    <w:rsid w:val="00A31F36"/>
    <w:rsid w:val="00A32F6E"/>
    <w:rsid w:val="00A34B26"/>
    <w:rsid w:val="00A35690"/>
    <w:rsid w:val="00A35C71"/>
    <w:rsid w:val="00A361F9"/>
    <w:rsid w:val="00A36E7F"/>
    <w:rsid w:val="00A37BCD"/>
    <w:rsid w:val="00A37BD5"/>
    <w:rsid w:val="00A4032E"/>
    <w:rsid w:val="00A408D1"/>
    <w:rsid w:val="00A40E95"/>
    <w:rsid w:val="00A43577"/>
    <w:rsid w:val="00A43957"/>
    <w:rsid w:val="00A440B7"/>
    <w:rsid w:val="00A4413A"/>
    <w:rsid w:val="00A450A2"/>
    <w:rsid w:val="00A46F9F"/>
    <w:rsid w:val="00A47B25"/>
    <w:rsid w:val="00A47EFE"/>
    <w:rsid w:val="00A50930"/>
    <w:rsid w:val="00A51544"/>
    <w:rsid w:val="00A51649"/>
    <w:rsid w:val="00A51F7A"/>
    <w:rsid w:val="00A53048"/>
    <w:rsid w:val="00A53E19"/>
    <w:rsid w:val="00A54FCA"/>
    <w:rsid w:val="00A555E5"/>
    <w:rsid w:val="00A55D71"/>
    <w:rsid w:val="00A5743A"/>
    <w:rsid w:val="00A600EC"/>
    <w:rsid w:val="00A60823"/>
    <w:rsid w:val="00A6104A"/>
    <w:rsid w:val="00A61643"/>
    <w:rsid w:val="00A62167"/>
    <w:rsid w:val="00A626CD"/>
    <w:rsid w:val="00A643BE"/>
    <w:rsid w:val="00A6451E"/>
    <w:rsid w:val="00A64BE4"/>
    <w:rsid w:val="00A65CD2"/>
    <w:rsid w:val="00A70B24"/>
    <w:rsid w:val="00A71E48"/>
    <w:rsid w:val="00A739D8"/>
    <w:rsid w:val="00A73C52"/>
    <w:rsid w:val="00A73D0B"/>
    <w:rsid w:val="00A73E5C"/>
    <w:rsid w:val="00A74113"/>
    <w:rsid w:val="00A75072"/>
    <w:rsid w:val="00A76D68"/>
    <w:rsid w:val="00A772EB"/>
    <w:rsid w:val="00A81881"/>
    <w:rsid w:val="00A826BE"/>
    <w:rsid w:val="00A8285F"/>
    <w:rsid w:val="00A830B0"/>
    <w:rsid w:val="00A831DC"/>
    <w:rsid w:val="00A83681"/>
    <w:rsid w:val="00A838CC"/>
    <w:rsid w:val="00A83C83"/>
    <w:rsid w:val="00A84DC5"/>
    <w:rsid w:val="00A85219"/>
    <w:rsid w:val="00A85922"/>
    <w:rsid w:val="00A859BF"/>
    <w:rsid w:val="00A86069"/>
    <w:rsid w:val="00A87264"/>
    <w:rsid w:val="00A87CE6"/>
    <w:rsid w:val="00A911B1"/>
    <w:rsid w:val="00A9129E"/>
    <w:rsid w:val="00A9338E"/>
    <w:rsid w:val="00A93CFF"/>
    <w:rsid w:val="00A9575D"/>
    <w:rsid w:val="00A9685F"/>
    <w:rsid w:val="00A970A6"/>
    <w:rsid w:val="00AA1346"/>
    <w:rsid w:val="00AA1550"/>
    <w:rsid w:val="00AA34E4"/>
    <w:rsid w:val="00AA394B"/>
    <w:rsid w:val="00AA6214"/>
    <w:rsid w:val="00AA7365"/>
    <w:rsid w:val="00AA7390"/>
    <w:rsid w:val="00AA771E"/>
    <w:rsid w:val="00AB02A5"/>
    <w:rsid w:val="00AB11F7"/>
    <w:rsid w:val="00AB3287"/>
    <w:rsid w:val="00AB3C81"/>
    <w:rsid w:val="00AB499D"/>
    <w:rsid w:val="00AB4C51"/>
    <w:rsid w:val="00AB4FFB"/>
    <w:rsid w:val="00AB75B8"/>
    <w:rsid w:val="00AB7726"/>
    <w:rsid w:val="00AB7CE7"/>
    <w:rsid w:val="00AC0133"/>
    <w:rsid w:val="00AC0418"/>
    <w:rsid w:val="00AC14CF"/>
    <w:rsid w:val="00AC1B3D"/>
    <w:rsid w:val="00AC28CA"/>
    <w:rsid w:val="00AC2A3C"/>
    <w:rsid w:val="00AC2B57"/>
    <w:rsid w:val="00AC3A09"/>
    <w:rsid w:val="00AC3B12"/>
    <w:rsid w:val="00AC4A38"/>
    <w:rsid w:val="00AC5F46"/>
    <w:rsid w:val="00AC6D2D"/>
    <w:rsid w:val="00AD2A1A"/>
    <w:rsid w:val="00AD2F52"/>
    <w:rsid w:val="00AD382A"/>
    <w:rsid w:val="00AD3C64"/>
    <w:rsid w:val="00AD44C0"/>
    <w:rsid w:val="00AD73DD"/>
    <w:rsid w:val="00AD749C"/>
    <w:rsid w:val="00AE0869"/>
    <w:rsid w:val="00AE0D6A"/>
    <w:rsid w:val="00AE0F54"/>
    <w:rsid w:val="00AE4817"/>
    <w:rsid w:val="00AE4EAD"/>
    <w:rsid w:val="00AE6A7B"/>
    <w:rsid w:val="00AF02D6"/>
    <w:rsid w:val="00AF06B4"/>
    <w:rsid w:val="00AF17AD"/>
    <w:rsid w:val="00AF33F2"/>
    <w:rsid w:val="00AF354E"/>
    <w:rsid w:val="00AF4C72"/>
    <w:rsid w:val="00AF52B4"/>
    <w:rsid w:val="00AF6898"/>
    <w:rsid w:val="00AF6D8B"/>
    <w:rsid w:val="00AF7A7C"/>
    <w:rsid w:val="00AF7CDB"/>
    <w:rsid w:val="00B00612"/>
    <w:rsid w:val="00B00BA1"/>
    <w:rsid w:val="00B027F2"/>
    <w:rsid w:val="00B02AE8"/>
    <w:rsid w:val="00B03DFE"/>
    <w:rsid w:val="00B043D1"/>
    <w:rsid w:val="00B044F3"/>
    <w:rsid w:val="00B04BBA"/>
    <w:rsid w:val="00B057D8"/>
    <w:rsid w:val="00B05BD1"/>
    <w:rsid w:val="00B05DC1"/>
    <w:rsid w:val="00B06FCF"/>
    <w:rsid w:val="00B073F4"/>
    <w:rsid w:val="00B07B3B"/>
    <w:rsid w:val="00B07D7C"/>
    <w:rsid w:val="00B10078"/>
    <w:rsid w:val="00B10532"/>
    <w:rsid w:val="00B11C24"/>
    <w:rsid w:val="00B12116"/>
    <w:rsid w:val="00B127F3"/>
    <w:rsid w:val="00B13904"/>
    <w:rsid w:val="00B13BBD"/>
    <w:rsid w:val="00B141E4"/>
    <w:rsid w:val="00B14F9C"/>
    <w:rsid w:val="00B15945"/>
    <w:rsid w:val="00B16C05"/>
    <w:rsid w:val="00B2023E"/>
    <w:rsid w:val="00B21181"/>
    <w:rsid w:val="00B2195E"/>
    <w:rsid w:val="00B223BE"/>
    <w:rsid w:val="00B223C4"/>
    <w:rsid w:val="00B22A8D"/>
    <w:rsid w:val="00B22AC1"/>
    <w:rsid w:val="00B23394"/>
    <w:rsid w:val="00B23E68"/>
    <w:rsid w:val="00B23ED7"/>
    <w:rsid w:val="00B23EFA"/>
    <w:rsid w:val="00B2406B"/>
    <w:rsid w:val="00B240E9"/>
    <w:rsid w:val="00B2495B"/>
    <w:rsid w:val="00B2526F"/>
    <w:rsid w:val="00B252FE"/>
    <w:rsid w:val="00B26A56"/>
    <w:rsid w:val="00B31051"/>
    <w:rsid w:val="00B31CEA"/>
    <w:rsid w:val="00B342A2"/>
    <w:rsid w:val="00B34BFE"/>
    <w:rsid w:val="00B35E0C"/>
    <w:rsid w:val="00B404F4"/>
    <w:rsid w:val="00B4161F"/>
    <w:rsid w:val="00B422F1"/>
    <w:rsid w:val="00B42400"/>
    <w:rsid w:val="00B44810"/>
    <w:rsid w:val="00B452A8"/>
    <w:rsid w:val="00B4600F"/>
    <w:rsid w:val="00B47247"/>
    <w:rsid w:val="00B47B7C"/>
    <w:rsid w:val="00B50A36"/>
    <w:rsid w:val="00B50AD9"/>
    <w:rsid w:val="00B510B6"/>
    <w:rsid w:val="00B5178E"/>
    <w:rsid w:val="00B51DE5"/>
    <w:rsid w:val="00B531AF"/>
    <w:rsid w:val="00B5321B"/>
    <w:rsid w:val="00B53930"/>
    <w:rsid w:val="00B53CBB"/>
    <w:rsid w:val="00B54679"/>
    <w:rsid w:val="00B55D1A"/>
    <w:rsid w:val="00B56001"/>
    <w:rsid w:val="00B5796C"/>
    <w:rsid w:val="00B63802"/>
    <w:rsid w:val="00B64470"/>
    <w:rsid w:val="00B645AD"/>
    <w:rsid w:val="00B65211"/>
    <w:rsid w:val="00B656BB"/>
    <w:rsid w:val="00B65CBF"/>
    <w:rsid w:val="00B66872"/>
    <w:rsid w:val="00B66F34"/>
    <w:rsid w:val="00B6780B"/>
    <w:rsid w:val="00B70E04"/>
    <w:rsid w:val="00B7100E"/>
    <w:rsid w:val="00B71AAF"/>
    <w:rsid w:val="00B71CC4"/>
    <w:rsid w:val="00B720C3"/>
    <w:rsid w:val="00B73E9A"/>
    <w:rsid w:val="00B749AD"/>
    <w:rsid w:val="00B74D22"/>
    <w:rsid w:val="00B7660B"/>
    <w:rsid w:val="00B76FE4"/>
    <w:rsid w:val="00B77B3B"/>
    <w:rsid w:val="00B80374"/>
    <w:rsid w:val="00B80583"/>
    <w:rsid w:val="00B81B28"/>
    <w:rsid w:val="00B81F70"/>
    <w:rsid w:val="00B82EBA"/>
    <w:rsid w:val="00B84496"/>
    <w:rsid w:val="00B84C4B"/>
    <w:rsid w:val="00B850DB"/>
    <w:rsid w:val="00B86C5B"/>
    <w:rsid w:val="00B86D7A"/>
    <w:rsid w:val="00B8768F"/>
    <w:rsid w:val="00B87798"/>
    <w:rsid w:val="00B87879"/>
    <w:rsid w:val="00B90A8E"/>
    <w:rsid w:val="00B91FAB"/>
    <w:rsid w:val="00B92955"/>
    <w:rsid w:val="00B92E2B"/>
    <w:rsid w:val="00B93446"/>
    <w:rsid w:val="00B93BB3"/>
    <w:rsid w:val="00B94A25"/>
    <w:rsid w:val="00B9552D"/>
    <w:rsid w:val="00B965C6"/>
    <w:rsid w:val="00B9780D"/>
    <w:rsid w:val="00BA1ADD"/>
    <w:rsid w:val="00BA273C"/>
    <w:rsid w:val="00BA3026"/>
    <w:rsid w:val="00BA36EF"/>
    <w:rsid w:val="00BA37F0"/>
    <w:rsid w:val="00BA4655"/>
    <w:rsid w:val="00BA4DB1"/>
    <w:rsid w:val="00BA5061"/>
    <w:rsid w:val="00BA58A6"/>
    <w:rsid w:val="00BA7531"/>
    <w:rsid w:val="00BA77D9"/>
    <w:rsid w:val="00BB0779"/>
    <w:rsid w:val="00BB0C36"/>
    <w:rsid w:val="00BB101D"/>
    <w:rsid w:val="00BB1568"/>
    <w:rsid w:val="00BB1D76"/>
    <w:rsid w:val="00BB2335"/>
    <w:rsid w:val="00BB2BB8"/>
    <w:rsid w:val="00BB2F36"/>
    <w:rsid w:val="00BB387B"/>
    <w:rsid w:val="00BB5340"/>
    <w:rsid w:val="00BB603E"/>
    <w:rsid w:val="00BB6BB5"/>
    <w:rsid w:val="00BB6C3F"/>
    <w:rsid w:val="00BB71A9"/>
    <w:rsid w:val="00BC0335"/>
    <w:rsid w:val="00BC0857"/>
    <w:rsid w:val="00BC0C03"/>
    <w:rsid w:val="00BC101C"/>
    <w:rsid w:val="00BC18CE"/>
    <w:rsid w:val="00BC196E"/>
    <w:rsid w:val="00BC1AE9"/>
    <w:rsid w:val="00BC2B7D"/>
    <w:rsid w:val="00BC2EBA"/>
    <w:rsid w:val="00BC3367"/>
    <w:rsid w:val="00BC45EB"/>
    <w:rsid w:val="00BC4E7A"/>
    <w:rsid w:val="00BC5F02"/>
    <w:rsid w:val="00BC5FC8"/>
    <w:rsid w:val="00BC690A"/>
    <w:rsid w:val="00BC79A2"/>
    <w:rsid w:val="00BC7AD3"/>
    <w:rsid w:val="00BD03B7"/>
    <w:rsid w:val="00BD0FDF"/>
    <w:rsid w:val="00BD1D79"/>
    <w:rsid w:val="00BD3A5E"/>
    <w:rsid w:val="00BD3FD0"/>
    <w:rsid w:val="00BD4DF4"/>
    <w:rsid w:val="00BD57EF"/>
    <w:rsid w:val="00BD73E6"/>
    <w:rsid w:val="00BE00EE"/>
    <w:rsid w:val="00BE0ABF"/>
    <w:rsid w:val="00BE0DA0"/>
    <w:rsid w:val="00BE1504"/>
    <w:rsid w:val="00BE1637"/>
    <w:rsid w:val="00BE1ED8"/>
    <w:rsid w:val="00BE2DB1"/>
    <w:rsid w:val="00BE391F"/>
    <w:rsid w:val="00BE4AF1"/>
    <w:rsid w:val="00BE511B"/>
    <w:rsid w:val="00BE564B"/>
    <w:rsid w:val="00BE5C32"/>
    <w:rsid w:val="00BE61D6"/>
    <w:rsid w:val="00BE6B81"/>
    <w:rsid w:val="00BF0BD1"/>
    <w:rsid w:val="00BF1D68"/>
    <w:rsid w:val="00BF2FE5"/>
    <w:rsid w:val="00BF4515"/>
    <w:rsid w:val="00BF59EE"/>
    <w:rsid w:val="00BF614D"/>
    <w:rsid w:val="00C01637"/>
    <w:rsid w:val="00C032E7"/>
    <w:rsid w:val="00C037FB"/>
    <w:rsid w:val="00C05475"/>
    <w:rsid w:val="00C06971"/>
    <w:rsid w:val="00C10FB0"/>
    <w:rsid w:val="00C11DC9"/>
    <w:rsid w:val="00C1240D"/>
    <w:rsid w:val="00C12736"/>
    <w:rsid w:val="00C12952"/>
    <w:rsid w:val="00C1360E"/>
    <w:rsid w:val="00C13D0A"/>
    <w:rsid w:val="00C147E1"/>
    <w:rsid w:val="00C1566B"/>
    <w:rsid w:val="00C20592"/>
    <w:rsid w:val="00C206D3"/>
    <w:rsid w:val="00C20CCE"/>
    <w:rsid w:val="00C20F24"/>
    <w:rsid w:val="00C214FA"/>
    <w:rsid w:val="00C23509"/>
    <w:rsid w:val="00C235E6"/>
    <w:rsid w:val="00C24D0A"/>
    <w:rsid w:val="00C25E38"/>
    <w:rsid w:val="00C268F7"/>
    <w:rsid w:val="00C26AD1"/>
    <w:rsid w:val="00C27BDF"/>
    <w:rsid w:val="00C30428"/>
    <w:rsid w:val="00C31127"/>
    <w:rsid w:val="00C31806"/>
    <w:rsid w:val="00C3182C"/>
    <w:rsid w:val="00C3252D"/>
    <w:rsid w:val="00C33815"/>
    <w:rsid w:val="00C3439A"/>
    <w:rsid w:val="00C34BFD"/>
    <w:rsid w:val="00C37981"/>
    <w:rsid w:val="00C37DFB"/>
    <w:rsid w:val="00C40BE9"/>
    <w:rsid w:val="00C40E95"/>
    <w:rsid w:val="00C414F1"/>
    <w:rsid w:val="00C43169"/>
    <w:rsid w:val="00C4322D"/>
    <w:rsid w:val="00C44EC6"/>
    <w:rsid w:val="00C46AB8"/>
    <w:rsid w:val="00C4724B"/>
    <w:rsid w:val="00C5032C"/>
    <w:rsid w:val="00C50BDF"/>
    <w:rsid w:val="00C51C23"/>
    <w:rsid w:val="00C51F20"/>
    <w:rsid w:val="00C525F4"/>
    <w:rsid w:val="00C52B60"/>
    <w:rsid w:val="00C542D6"/>
    <w:rsid w:val="00C56406"/>
    <w:rsid w:val="00C60B5E"/>
    <w:rsid w:val="00C60E05"/>
    <w:rsid w:val="00C64316"/>
    <w:rsid w:val="00C643CD"/>
    <w:rsid w:val="00C64C7D"/>
    <w:rsid w:val="00C654F4"/>
    <w:rsid w:val="00C65D92"/>
    <w:rsid w:val="00C66F46"/>
    <w:rsid w:val="00C6766D"/>
    <w:rsid w:val="00C7059C"/>
    <w:rsid w:val="00C71011"/>
    <w:rsid w:val="00C7242B"/>
    <w:rsid w:val="00C72AE7"/>
    <w:rsid w:val="00C73200"/>
    <w:rsid w:val="00C732CB"/>
    <w:rsid w:val="00C76CAC"/>
    <w:rsid w:val="00C77BF2"/>
    <w:rsid w:val="00C80064"/>
    <w:rsid w:val="00C80540"/>
    <w:rsid w:val="00C808E4"/>
    <w:rsid w:val="00C8218B"/>
    <w:rsid w:val="00C82717"/>
    <w:rsid w:val="00C83383"/>
    <w:rsid w:val="00C83C54"/>
    <w:rsid w:val="00C85A0B"/>
    <w:rsid w:val="00C86621"/>
    <w:rsid w:val="00C86BDD"/>
    <w:rsid w:val="00C8768E"/>
    <w:rsid w:val="00C87D30"/>
    <w:rsid w:val="00C87D69"/>
    <w:rsid w:val="00C9016C"/>
    <w:rsid w:val="00C9033C"/>
    <w:rsid w:val="00C9056C"/>
    <w:rsid w:val="00C90647"/>
    <w:rsid w:val="00C93ACF"/>
    <w:rsid w:val="00C93B76"/>
    <w:rsid w:val="00C93CCD"/>
    <w:rsid w:val="00C96E2A"/>
    <w:rsid w:val="00C975E5"/>
    <w:rsid w:val="00C97703"/>
    <w:rsid w:val="00C97A30"/>
    <w:rsid w:val="00C97C6C"/>
    <w:rsid w:val="00CA0B95"/>
    <w:rsid w:val="00CA2097"/>
    <w:rsid w:val="00CA2862"/>
    <w:rsid w:val="00CA3695"/>
    <w:rsid w:val="00CA4065"/>
    <w:rsid w:val="00CA5C91"/>
    <w:rsid w:val="00CA5E00"/>
    <w:rsid w:val="00CA694D"/>
    <w:rsid w:val="00CA7EBA"/>
    <w:rsid w:val="00CB0988"/>
    <w:rsid w:val="00CB0B33"/>
    <w:rsid w:val="00CB1364"/>
    <w:rsid w:val="00CB1AAC"/>
    <w:rsid w:val="00CB1AD8"/>
    <w:rsid w:val="00CB255E"/>
    <w:rsid w:val="00CB30B5"/>
    <w:rsid w:val="00CB3B78"/>
    <w:rsid w:val="00CB50CE"/>
    <w:rsid w:val="00CB51B8"/>
    <w:rsid w:val="00CB52F6"/>
    <w:rsid w:val="00CB6BCB"/>
    <w:rsid w:val="00CB6BFA"/>
    <w:rsid w:val="00CB7F98"/>
    <w:rsid w:val="00CC021A"/>
    <w:rsid w:val="00CC0860"/>
    <w:rsid w:val="00CC092C"/>
    <w:rsid w:val="00CC0BFA"/>
    <w:rsid w:val="00CC132C"/>
    <w:rsid w:val="00CC1592"/>
    <w:rsid w:val="00CC176F"/>
    <w:rsid w:val="00CC1A66"/>
    <w:rsid w:val="00CC1FC4"/>
    <w:rsid w:val="00CC27BB"/>
    <w:rsid w:val="00CC2B17"/>
    <w:rsid w:val="00CC2B47"/>
    <w:rsid w:val="00CC2F73"/>
    <w:rsid w:val="00CC443D"/>
    <w:rsid w:val="00CC46E9"/>
    <w:rsid w:val="00CC49A7"/>
    <w:rsid w:val="00CC5196"/>
    <w:rsid w:val="00CC7631"/>
    <w:rsid w:val="00CD0709"/>
    <w:rsid w:val="00CD11CD"/>
    <w:rsid w:val="00CD18D3"/>
    <w:rsid w:val="00CD220B"/>
    <w:rsid w:val="00CD2C87"/>
    <w:rsid w:val="00CD4122"/>
    <w:rsid w:val="00CD4A9F"/>
    <w:rsid w:val="00CD6325"/>
    <w:rsid w:val="00CD653E"/>
    <w:rsid w:val="00CD703B"/>
    <w:rsid w:val="00CE2064"/>
    <w:rsid w:val="00CE24A3"/>
    <w:rsid w:val="00CE5BFE"/>
    <w:rsid w:val="00CE6514"/>
    <w:rsid w:val="00CE7223"/>
    <w:rsid w:val="00CE7BCC"/>
    <w:rsid w:val="00CE7FC6"/>
    <w:rsid w:val="00CF1E8B"/>
    <w:rsid w:val="00CF2BBC"/>
    <w:rsid w:val="00CF3F3D"/>
    <w:rsid w:val="00CF4198"/>
    <w:rsid w:val="00CF4EFC"/>
    <w:rsid w:val="00CF557C"/>
    <w:rsid w:val="00CF57B2"/>
    <w:rsid w:val="00CF5BAC"/>
    <w:rsid w:val="00CF718A"/>
    <w:rsid w:val="00CF7292"/>
    <w:rsid w:val="00D03B67"/>
    <w:rsid w:val="00D0429B"/>
    <w:rsid w:val="00D04849"/>
    <w:rsid w:val="00D05E29"/>
    <w:rsid w:val="00D060BB"/>
    <w:rsid w:val="00D0710D"/>
    <w:rsid w:val="00D07AC1"/>
    <w:rsid w:val="00D10344"/>
    <w:rsid w:val="00D10648"/>
    <w:rsid w:val="00D10DE8"/>
    <w:rsid w:val="00D11598"/>
    <w:rsid w:val="00D12973"/>
    <w:rsid w:val="00D13DA7"/>
    <w:rsid w:val="00D144E3"/>
    <w:rsid w:val="00D14CC6"/>
    <w:rsid w:val="00D15861"/>
    <w:rsid w:val="00D15A00"/>
    <w:rsid w:val="00D1668E"/>
    <w:rsid w:val="00D16D15"/>
    <w:rsid w:val="00D1776E"/>
    <w:rsid w:val="00D17CEF"/>
    <w:rsid w:val="00D20522"/>
    <w:rsid w:val="00D21914"/>
    <w:rsid w:val="00D21B04"/>
    <w:rsid w:val="00D239B4"/>
    <w:rsid w:val="00D24851"/>
    <w:rsid w:val="00D248E1"/>
    <w:rsid w:val="00D253BA"/>
    <w:rsid w:val="00D25BBC"/>
    <w:rsid w:val="00D2691A"/>
    <w:rsid w:val="00D272B1"/>
    <w:rsid w:val="00D302CD"/>
    <w:rsid w:val="00D3053C"/>
    <w:rsid w:val="00D31492"/>
    <w:rsid w:val="00D32203"/>
    <w:rsid w:val="00D32978"/>
    <w:rsid w:val="00D338BB"/>
    <w:rsid w:val="00D35723"/>
    <w:rsid w:val="00D358C5"/>
    <w:rsid w:val="00D35A03"/>
    <w:rsid w:val="00D35BD3"/>
    <w:rsid w:val="00D35CDC"/>
    <w:rsid w:val="00D41CB4"/>
    <w:rsid w:val="00D423C4"/>
    <w:rsid w:val="00D425E3"/>
    <w:rsid w:val="00D429D9"/>
    <w:rsid w:val="00D42AC3"/>
    <w:rsid w:val="00D42D62"/>
    <w:rsid w:val="00D42ED0"/>
    <w:rsid w:val="00D4310B"/>
    <w:rsid w:val="00D431E6"/>
    <w:rsid w:val="00D434AD"/>
    <w:rsid w:val="00D43F1D"/>
    <w:rsid w:val="00D44C2A"/>
    <w:rsid w:val="00D44F49"/>
    <w:rsid w:val="00D4531B"/>
    <w:rsid w:val="00D45F73"/>
    <w:rsid w:val="00D50200"/>
    <w:rsid w:val="00D53142"/>
    <w:rsid w:val="00D54161"/>
    <w:rsid w:val="00D5453D"/>
    <w:rsid w:val="00D54E8F"/>
    <w:rsid w:val="00D555E3"/>
    <w:rsid w:val="00D560A3"/>
    <w:rsid w:val="00D56E1C"/>
    <w:rsid w:val="00D5759E"/>
    <w:rsid w:val="00D5766E"/>
    <w:rsid w:val="00D6118A"/>
    <w:rsid w:val="00D61855"/>
    <w:rsid w:val="00D632FB"/>
    <w:rsid w:val="00D63CE9"/>
    <w:rsid w:val="00D63E48"/>
    <w:rsid w:val="00D6521C"/>
    <w:rsid w:val="00D6724E"/>
    <w:rsid w:val="00D67C5A"/>
    <w:rsid w:val="00D716E0"/>
    <w:rsid w:val="00D721F2"/>
    <w:rsid w:val="00D73193"/>
    <w:rsid w:val="00D73670"/>
    <w:rsid w:val="00D74520"/>
    <w:rsid w:val="00D75D98"/>
    <w:rsid w:val="00D77B26"/>
    <w:rsid w:val="00D8195F"/>
    <w:rsid w:val="00D82FE4"/>
    <w:rsid w:val="00D8303C"/>
    <w:rsid w:val="00D85A27"/>
    <w:rsid w:val="00D866F2"/>
    <w:rsid w:val="00D87B4D"/>
    <w:rsid w:val="00D901FD"/>
    <w:rsid w:val="00D925CF"/>
    <w:rsid w:val="00D92C2D"/>
    <w:rsid w:val="00D9314B"/>
    <w:rsid w:val="00D935FA"/>
    <w:rsid w:val="00D93F84"/>
    <w:rsid w:val="00D9406A"/>
    <w:rsid w:val="00D94804"/>
    <w:rsid w:val="00D953E3"/>
    <w:rsid w:val="00DA0814"/>
    <w:rsid w:val="00DA0D41"/>
    <w:rsid w:val="00DA0D8B"/>
    <w:rsid w:val="00DA1729"/>
    <w:rsid w:val="00DA182C"/>
    <w:rsid w:val="00DA18A5"/>
    <w:rsid w:val="00DA2787"/>
    <w:rsid w:val="00DA3229"/>
    <w:rsid w:val="00DA3884"/>
    <w:rsid w:val="00DA40CB"/>
    <w:rsid w:val="00DA441A"/>
    <w:rsid w:val="00DA528C"/>
    <w:rsid w:val="00DA67B3"/>
    <w:rsid w:val="00DA6CF4"/>
    <w:rsid w:val="00DA746C"/>
    <w:rsid w:val="00DA7A46"/>
    <w:rsid w:val="00DB0ADA"/>
    <w:rsid w:val="00DB1394"/>
    <w:rsid w:val="00DB1482"/>
    <w:rsid w:val="00DB22FD"/>
    <w:rsid w:val="00DB2893"/>
    <w:rsid w:val="00DB2BAD"/>
    <w:rsid w:val="00DB54A4"/>
    <w:rsid w:val="00DB566D"/>
    <w:rsid w:val="00DB5DC1"/>
    <w:rsid w:val="00DB68AE"/>
    <w:rsid w:val="00DB6DE3"/>
    <w:rsid w:val="00DB70C1"/>
    <w:rsid w:val="00DB7939"/>
    <w:rsid w:val="00DB7CBD"/>
    <w:rsid w:val="00DC0B2A"/>
    <w:rsid w:val="00DC0C06"/>
    <w:rsid w:val="00DC0C63"/>
    <w:rsid w:val="00DC11E9"/>
    <w:rsid w:val="00DC1A97"/>
    <w:rsid w:val="00DC2658"/>
    <w:rsid w:val="00DC37FA"/>
    <w:rsid w:val="00DC3B62"/>
    <w:rsid w:val="00DC558C"/>
    <w:rsid w:val="00DC576B"/>
    <w:rsid w:val="00DC735D"/>
    <w:rsid w:val="00DC736A"/>
    <w:rsid w:val="00DD0085"/>
    <w:rsid w:val="00DD16F5"/>
    <w:rsid w:val="00DD208C"/>
    <w:rsid w:val="00DD2458"/>
    <w:rsid w:val="00DD338B"/>
    <w:rsid w:val="00DD4497"/>
    <w:rsid w:val="00DD4ABD"/>
    <w:rsid w:val="00DD5E10"/>
    <w:rsid w:val="00DD6043"/>
    <w:rsid w:val="00DD636A"/>
    <w:rsid w:val="00DD7372"/>
    <w:rsid w:val="00DE207E"/>
    <w:rsid w:val="00DE2A4C"/>
    <w:rsid w:val="00DE2BB9"/>
    <w:rsid w:val="00DE2F89"/>
    <w:rsid w:val="00DE3DFF"/>
    <w:rsid w:val="00DE4A55"/>
    <w:rsid w:val="00DE5D24"/>
    <w:rsid w:val="00DE612A"/>
    <w:rsid w:val="00DE6CA4"/>
    <w:rsid w:val="00DF02FE"/>
    <w:rsid w:val="00DF0D44"/>
    <w:rsid w:val="00DF1057"/>
    <w:rsid w:val="00DF10A7"/>
    <w:rsid w:val="00DF1843"/>
    <w:rsid w:val="00DF28E7"/>
    <w:rsid w:val="00DF4EFC"/>
    <w:rsid w:val="00DF4F67"/>
    <w:rsid w:val="00DF5B3E"/>
    <w:rsid w:val="00DF76D7"/>
    <w:rsid w:val="00DF79DC"/>
    <w:rsid w:val="00E006D2"/>
    <w:rsid w:val="00E007AA"/>
    <w:rsid w:val="00E00D60"/>
    <w:rsid w:val="00E01267"/>
    <w:rsid w:val="00E01529"/>
    <w:rsid w:val="00E018E1"/>
    <w:rsid w:val="00E02119"/>
    <w:rsid w:val="00E025DE"/>
    <w:rsid w:val="00E026BF"/>
    <w:rsid w:val="00E05FDC"/>
    <w:rsid w:val="00E061DC"/>
    <w:rsid w:val="00E06F76"/>
    <w:rsid w:val="00E11151"/>
    <w:rsid w:val="00E1200F"/>
    <w:rsid w:val="00E12BB4"/>
    <w:rsid w:val="00E133A7"/>
    <w:rsid w:val="00E144B9"/>
    <w:rsid w:val="00E15ABE"/>
    <w:rsid w:val="00E17946"/>
    <w:rsid w:val="00E17F9E"/>
    <w:rsid w:val="00E200C4"/>
    <w:rsid w:val="00E226E7"/>
    <w:rsid w:val="00E24229"/>
    <w:rsid w:val="00E26601"/>
    <w:rsid w:val="00E27235"/>
    <w:rsid w:val="00E30428"/>
    <w:rsid w:val="00E30B8C"/>
    <w:rsid w:val="00E31B75"/>
    <w:rsid w:val="00E3349E"/>
    <w:rsid w:val="00E3354E"/>
    <w:rsid w:val="00E3373D"/>
    <w:rsid w:val="00E341FD"/>
    <w:rsid w:val="00E356A5"/>
    <w:rsid w:val="00E3637F"/>
    <w:rsid w:val="00E40827"/>
    <w:rsid w:val="00E4160B"/>
    <w:rsid w:val="00E41FD9"/>
    <w:rsid w:val="00E427A4"/>
    <w:rsid w:val="00E460BB"/>
    <w:rsid w:val="00E4683F"/>
    <w:rsid w:val="00E4739C"/>
    <w:rsid w:val="00E47AB5"/>
    <w:rsid w:val="00E50E27"/>
    <w:rsid w:val="00E51C7E"/>
    <w:rsid w:val="00E52175"/>
    <w:rsid w:val="00E523C1"/>
    <w:rsid w:val="00E53A76"/>
    <w:rsid w:val="00E5412A"/>
    <w:rsid w:val="00E54FCC"/>
    <w:rsid w:val="00E55104"/>
    <w:rsid w:val="00E565A8"/>
    <w:rsid w:val="00E56C9A"/>
    <w:rsid w:val="00E56D00"/>
    <w:rsid w:val="00E577DD"/>
    <w:rsid w:val="00E579E2"/>
    <w:rsid w:val="00E614A7"/>
    <w:rsid w:val="00E6224A"/>
    <w:rsid w:val="00E628DB"/>
    <w:rsid w:val="00E62E63"/>
    <w:rsid w:val="00E6376A"/>
    <w:rsid w:val="00E64961"/>
    <w:rsid w:val="00E67342"/>
    <w:rsid w:val="00E67B13"/>
    <w:rsid w:val="00E67E6D"/>
    <w:rsid w:val="00E70A6E"/>
    <w:rsid w:val="00E70D67"/>
    <w:rsid w:val="00E71793"/>
    <w:rsid w:val="00E7288E"/>
    <w:rsid w:val="00E729F7"/>
    <w:rsid w:val="00E739C0"/>
    <w:rsid w:val="00E741EC"/>
    <w:rsid w:val="00E7577C"/>
    <w:rsid w:val="00E7582C"/>
    <w:rsid w:val="00E7685D"/>
    <w:rsid w:val="00E76A7F"/>
    <w:rsid w:val="00E76D4C"/>
    <w:rsid w:val="00E77128"/>
    <w:rsid w:val="00E77CEB"/>
    <w:rsid w:val="00E803A3"/>
    <w:rsid w:val="00E8092C"/>
    <w:rsid w:val="00E80937"/>
    <w:rsid w:val="00E81B9A"/>
    <w:rsid w:val="00E8280A"/>
    <w:rsid w:val="00E8310F"/>
    <w:rsid w:val="00E8321A"/>
    <w:rsid w:val="00E83584"/>
    <w:rsid w:val="00E835C2"/>
    <w:rsid w:val="00E8363A"/>
    <w:rsid w:val="00E8370B"/>
    <w:rsid w:val="00E83885"/>
    <w:rsid w:val="00E83E73"/>
    <w:rsid w:val="00E83E9F"/>
    <w:rsid w:val="00E84C8E"/>
    <w:rsid w:val="00E85718"/>
    <w:rsid w:val="00E85C41"/>
    <w:rsid w:val="00E86955"/>
    <w:rsid w:val="00E86BA4"/>
    <w:rsid w:val="00E86F3E"/>
    <w:rsid w:val="00E872B9"/>
    <w:rsid w:val="00E90632"/>
    <w:rsid w:val="00E9225D"/>
    <w:rsid w:val="00E92431"/>
    <w:rsid w:val="00E92C97"/>
    <w:rsid w:val="00E93C4F"/>
    <w:rsid w:val="00E94344"/>
    <w:rsid w:val="00E949D0"/>
    <w:rsid w:val="00E956AD"/>
    <w:rsid w:val="00E95894"/>
    <w:rsid w:val="00E96C6B"/>
    <w:rsid w:val="00E9786D"/>
    <w:rsid w:val="00EA12C8"/>
    <w:rsid w:val="00EA17D4"/>
    <w:rsid w:val="00EA2049"/>
    <w:rsid w:val="00EA2979"/>
    <w:rsid w:val="00EA3399"/>
    <w:rsid w:val="00EA476C"/>
    <w:rsid w:val="00EA4B65"/>
    <w:rsid w:val="00EA4CCB"/>
    <w:rsid w:val="00EA6A7D"/>
    <w:rsid w:val="00EA6D61"/>
    <w:rsid w:val="00EA6DC6"/>
    <w:rsid w:val="00EB11DB"/>
    <w:rsid w:val="00EB17B9"/>
    <w:rsid w:val="00EB1FAD"/>
    <w:rsid w:val="00EB4537"/>
    <w:rsid w:val="00EB4C85"/>
    <w:rsid w:val="00EB6FA5"/>
    <w:rsid w:val="00EB7297"/>
    <w:rsid w:val="00EB7B11"/>
    <w:rsid w:val="00EC02D1"/>
    <w:rsid w:val="00EC04B9"/>
    <w:rsid w:val="00EC0C44"/>
    <w:rsid w:val="00EC1A9E"/>
    <w:rsid w:val="00EC3339"/>
    <w:rsid w:val="00EC3696"/>
    <w:rsid w:val="00EC3C16"/>
    <w:rsid w:val="00EC445E"/>
    <w:rsid w:val="00EC486A"/>
    <w:rsid w:val="00EC4929"/>
    <w:rsid w:val="00EC4981"/>
    <w:rsid w:val="00EC5267"/>
    <w:rsid w:val="00EC6038"/>
    <w:rsid w:val="00EC729D"/>
    <w:rsid w:val="00ED0A1E"/>
    <w:rsid w:val="00ED141C"/>
    <w:rsid w:val="00ED1526"/>
    <w:rsid w:val="00ED1785"/>
    <w:rsid w:val="00ED1B74"/>
    <w:rsid w:val="00ED20B6"/>
    <w:rsid w:val="00ED21B6"/>
    <w:rsid w:val="00ED3A13"/>
    <w:rsid w:val="00ED3B26"/>
    <w:rsid w:val="00ED4071"/>
    <w:rsid w:val="00ED4484"/>
    <w:rsid w:val="00ED5A09"/>
    <w:rsid w:val="00ED5AA1"/>
    <w:rsid w:val="00ED6F4E"/>
    <w:rsid w:val="00ED7CA9"/>
    <w:rsid w:val="00EE04EB"/>
    <w:rsid w:val="00EE05B6"/>
    <w:rsid w:val="00EE10F0"/>
    <w:rsid w:val="00EE1733"/>
    <w:rsid w:val="00EE225A"/>
    <w:rsid w:val="00EE25AA"/>
    <w:rsid w:val="00EE2AB4"/>
    <w:rsid w:val="00EE606D"/>
    <w:rsid w:val="00EE7DF9"/>
    <w:rsid w:val="00EE7E6C"/>
    <w:rsid w:val="00EF07EF"/>
    <w:rsid w:val="00EF0AAF"/>
    <w:rsid w:val="00EF0DFF"/>
    <w:rsid w:val="00EF192F"/>
    <w:rsid w:val="00EF19AE"/>
    <w:rsid w:val="00EF1B1F"/>
    <w:rsid w:val="00EF21C2"/>
    <w:rsid w:val="00EF31B0"/>
    <w:rsid w:val="00EF36F5"/>
    <w:rsid w:val="00EF376A"/>
    <w:rsid w:val="00EF4029"/>
    <w:rsid w:val="00EF47FB"/>
    <w:rsid w:val="00EF565F"/>
    <w:rsid w:val="00EF5903"/>
    <w:rsid w:val="00EF791B"/>
    <w:rsid w:val="00F0088E"/>
    <w:rsid w:val="00F00BCB"/>
    <w:rsid w:val="00F0103A"/>
    <w:rsid w:val="00F0210F"/>
    <w:rsid w:val="00F02D91"/>
    <w:rsid w:val="00F035DB"/>
    <w:rsid w:val="00F04590"/>
    <w:rsid w:val="00F052E7"/>
    <w:rsid w:val="00F05317"/>
    <w:rsid w:val="00F05EFC"/>
    <w:rsid w:val="00F06308"/>
    <w:rsid w:val="00F064BF"/>
    <w:rsid w:val="00F06F4C"/>
    <w:rsid w:val="00F07143"/>
    <w:rsid w:val="00F10621"/>
    <w:rsid w:val="00F106C6"/>
    <w:rsid w:val="00F10B53"/>
    <w:rsid w:val="00F10F77"/>
    <w:rsid w:val="00F11434"/>
    <w:rsid w:val="00F11BEE"/>
    <w:rsid w:val="00F12BFA"/>
    <w:rsid w:val="00F13FB2"/>
    <w:rsid w:val="00F143EA"/>
    <w:rsid w:val="00F15862"/>
    <w:rsid w:val="00F15E39"/>
    <w:rsid w:val="00F165C0"/>
    <w:rsid w:val="00F16B1F"/>
    <w:rsid w:val="00F17957"/>
    <w:rsid w:val="00F2049C"/>
    <w:rsid w:val="00F209D7"/>
    <w:rsid w:val="00F210FB"/>
    <w:rsid w:val="00F21125"/>
    <w:rsid w:val="00F218A5"/>
    <w:rsid w:val="00F222B2"/>
    <w:rsid w:val="00F22C5B"/>
    <w:rsid w:val="00F24096"/>
    <w:rsid w:val="00F243D9"/>
    <w:rsid w:val="00F259FB"/>
    <w:rsid w:val="00F26AB2"/>
    <w:rsid w:val="00F2728E"/>
    <w:rsid w:val="00F31962"/>
    <w:rsid w:val="00F31B5D"/>
    <w:rsid w:val="00F31CE7"/>
    <w:rsid w:val="00F32813"/>
    <w:rsid w:val="00F330D0"/>
    <w:rsid w:val="00F33D5D"/>
    <w:rsid w:val="00F343CE"/>
    <w:rsid w:val="00F34A50"/>
    <w:rsid w:val="00F352DC"/>
    <w:rsid w:val="00F35387"/>
    <w:rsid w:val="00F3562E"/>
    <w:rsid w:val="00F35DEF"/>
    <w:rsid w:val="00F36094"/>
    <w:rsid w:val="00F3701D"/>
    <w:rsid w:val="00F370C9"/>
    <w:rsid w:val="00F40403"/>
    <w:rsid w:val="00F41ECA"/>
    <w:rsid w:val="00F42AEA"/>
    <w:rsid w:val="00F444F3"/>
    <w:rsid w:val="00F46641"/>
    <w:rsid w:val="00F46E7F"/>
    <w:rsid w:val="00F47DC5"/>
    <w:rsid w:val="00F47E49"/>
    <w:rsid w:val="00F51D15"/>
    <w:rsid w:val="00F532D0"/>
    <w:rsid w:val="00F54069"/>
    <w:rsid w:val="00F54D07"/>
    <w:rsid w:val="00F55904"/>
    <w:rsid w:val="00F56983"/>
    <w:rsid w:val="00F56FE9"/>
    <w:rsid w:val="00F5739B"/>
    <w:rsid w:val="00F57A75"/>
    <w:rsid w:val="00F57D93"/>
    <w:rsid w:val="00F60DF1"/>
    <w:rsid w:val="00F6163C"/>
    <w:rsid w:val="00F61F84"/>
    <w:rsid w:val="00F624FB"/>
    <w:rsid w:val="00F62BA9"/>
    <w:rsid w:val="00F647F8"/>
    <w:rsid w:val="00F65862"/>
    <w:rsid w:val="00F704F5"/>
    <w:rsid w:val="00F70B5D"/>
    <w:rsid w:val="00F7236B"/>
    <w:rsid w:val="00F73775"/>
    <w:rsid w:val="00F73B2F"/>
    <w:rsid w:val="00F73CA2"/>
    <w:rsid w:val="00F7498D"/>
    <w:rsid w:val="00F74C84"/>
    <w:rsid w:val="00F76144"/>
    <w:rsid w:val="00F77F06"/>
    <w:rsid w:val="00F80E92"/>
    <w:rsid w:val="00F81635"/>
    <w:rsid w:val="00F82FCE"/>
    <w:rsid w:val="00F83F79"/>
    <w:rsid w:val="00F841AE"/>
    <w:rsid w:val="00F85BDE"/>
    <w:rsid w:val="00F85D98"/>
    <w:rsid w:val="00F86974"/>
    <w:rsid w:val="00F86CC2"/>
    <w:rsid w:val="00F90DA5"/>
    <w:rsid w:val="00F916D5"/>
    <w:rsid w:val="00F921AF"/>
    <w:rsid w:val="00F93F93"/>
    <w:rsid w:val="00F9468C"/>
    <w:rsid w:val="00F95FE9"/>
    <w:rsid w:val="00F96DF6"/>
    <w:rsid w:val="00F978E4"/>
    <w:rsid w:val="00FA031B"/>
    <w:rsid w:val="00FA1128"/>
    <w:rsid w:val="00FA2891"/>
    <w:rsid w:val="00FA29E6"/>
    <w:rsid w:val="00FA2CCE"/>
    <w:rsid w:val="00FA3B2B"/>
    <w:rsid w:val="00FA3D15"/>
    <w:rsid w:val="00FA3D34"/>
    <w:rsid w:val="00FA48F5"/>
    <w:rsid w:val="00FA4929"/>
    <w:rsid w:val="00FA562E"/>
    <w:rsid w:val="00FA64F9"/>
    <w:rsid w:val="00FA6E23"/>
    <w:rsid w:val="00FA6F82"/>
    <w:rsid w:val="00FA770A"/>
    <w:rsid w:val="00FA7A38"/>
    <w:rsid w:val="00FB119E"/>
    <w:rsid w:val="00FB1EAF"/>
    <w:rsid w:val="00FB2231"/>
    <w:rsid w:val="00FB2B12"/>
    <w:rsid w:val="00FB3B07"/>
    <w:rsid w:val="00FB3DBD"/>
    <w:rsid w:val="00FB4345"/>
    <w:rsid w:val="00FB4465"/>
    <w:rsid w:val="00FB4F3B"/>
    <w:rsid w:val="00FB5583"/>
    <w:rsid w:val="00FB588F"/>
    <w:rsid w:val="00FB5F6F"/>
    <w:rsid w:val="00FB6CDC"/>
    <w:rsid w:val="00FB78E2"/>
    <w:rsid w:val="00FC03F8"/>
    <w:rsid w:val="00FC0B97"/>
    <w:rsid w:val="00FC1043"/>
    <w:rsid w:val="00FC134E"/>
    <w:rsid w:val="00FC1E78"/>
    <w:rsid w:val="00FC2F1A"/>
    <w:rsid w:val="00FC2F32"/>
    <w:rsid w:val="00FC41A2"/>
    <w:rsid w:val="00FC4BE7"/>
    <w:rsid w:val="00FC4FD1"/>
    <w:rsid w:val="00FC58F7"/>
    <w:rsid w:val="00FC681A"/>
    <w:rsid w:val="00FC76C4"/>
    <w:rsid w:val="00FD172C"/>
    <w:rsid w:val="00FD33BA"/>
    <w:rsid w:val="00FD37D4"/>
    <w:rsid w:val="00FD3CB6"/>
    <w:rsid w:val="00FD3CEA"/>
    <w:rsid w:val="00FD4671"/>
    <w:rsid w:val="00FD4801"/>
    <w:rsid w:val="00FD4D90"/>
    <w:rsid w:val="00FD546B"/>
    <w:rsid w:val="00FD56FA"/>
    <w:rsid w:val="00FD5F0F"/>
    <w:rsid w:val="00FD686E"/>
    <w:rsid w:val="00FD6989"/>
    <w:rsid w:val="00FD6BDD"/>
    <w:rsid w:val="00FD7A04"/>
    <w:rsid w:val="00FE0E1A"/>
    <w:rsid w:val="00FE15AD"/>
    <w:rsid w:val="00FE5236"/>
    <w:rsid w:val="00FE64E7"/>
    <w:rsid w:val="00FE6D0C"/>
    <w:rsid w:val="00FE6DB8"/>
    <w:rsid w:val="00FF0D47"/>
    <w:rsid w:val="00FF1598"/>
    <w:rsid w:val="00FF45DA"/>
    <w:rsid w:val="00FF47B3"/>
    <w:rsid w:val="00FF492A"/>
    <w:rsid w:val="00FF61EB"/>
    <w:rsid w:val="00FF6428"/>
    <w:rsid w:val="00FF77D2"/>
    <w:rsid w:val="00FF7FCF"/>
    <w:rsid w:val="12E7DC9A"/>
    <w:rsid w:val="1B6BC8C7"/>
    <w:rsid w:val="1DFD9381"/>
    <w:rsid w:val="1E7DBB6B"/>
    <w:rsid w:val="27FD8AD7"/>
    <w:rsid w:val="3BEAE09B"/>
    <w:rsid w:val="47DB0A24"/>
    <w:rsid w:val="6437D032"/>
    <w:rsid w:val="7FE0718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B9C6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AU"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2D8"/>
    <w:pPr>
      <w:spacing w:after="227" w:line="240" w:lineRule="atLeast"/>
    </w:pPr>
    <w:rPr>
      <w:rFonts w:ascii="Arial" w:hAnsi="Arial"/>
      <w:spacing w:val="-2"/>
      <w:szCs w:val="24"/>
      <w:lang w:eastAsia="en-US"/>
    </w:rPr>
  </w:style>
  <w:style w:type="paragraph" w:styleId="1">
    <w:name w:val="heading 1"/>
    <w:basedOn w:val="a"/>
    <w:next w:val="a"/>
    <w:link w:val="1Char"/>
    <w:uiPriority w:val="9"/>
    <w:qFormat/>
    <w:rsid w:val="00A37BD5"/>
    <w:pPr>
      <w:widowControl w:val="0"/>
      <w:numPr>
        <w:numId w:val="4"/>
      </w:numPr>
      <w:suppressAutoHyphens/>
      <w:autoSpaceDE w:val="0"/>
      <w:autoSpaceDN w:val="0"/>
      <w:adjustRightInd w:val="0"/>
      <w:spacing w:before="120" w:after="180" w:line="300" w:lineRule="atLeast"/>
      <w:textAlignment w:val="center"/>
      <w:outlineLvl w:val="0"/>
    </w:pPr>
    <w:rPr>
      <w:rFonts w:ascii="Calibri" w:hAnsi="Calibri" w:cs="Calibri"/>
      <w:b/>
      <w:color w:val="004D9D" w:themeColor="text1"/>
      <w:sz w:val="26"/>
      <w:szCs w:val="30"/>
    </w:rPr>
  </w:style>
  <w:style w:type="paragraph" w:styleId="2">
    <w:name w:val="heading 2"/>
    <w:basedOn w:val="a"/>
    <w:next w:val="a"/>
    <w:link w:val="2Char"/>
    <w:qFormat/>
    <w:rsid w:val="00A37BD5"/>
    <w:pPr>
      <w:widowControl w:val="0"/>
      <w:numPr>
        <w:ilvl w:val="1"/>
        <w:numId w:val="4"/>
      </w:numPr>
      <w:suppressAutoHyphens/>
      <w:autoSpaceDE w:val="0"/>
      <w:autoSpaceDN w:val="0"/>
      <w:adjustRightInd w:val="0"/>
      <w:spacing w:before="180" w:after="60"/>
      <w:textAlignment w:val="center"/>
      <w:outlineLvl w:val="1"/>
    </w:pPr>
    <w:rPr>
      <w:rFonts w:ascii="Calibri" w:hAnsi="Calibri" w:cs="Calibri"/>
      <w:b/>
      <w:color w:val="004D9D" w:themeColor="text1"/>
      <w:sz w:val="22"/>
      <w:szCs w:val="21"/>
    </w:rPr>
  </w:style>
  <w:style w:type="paragraph" w:styleId="3">
    <w:name w:val="heading 3"/>
    <w:basedOn w:val="a"/>
    <w:next w:val="a"/>
    <w:link w:val="3Char"/>
    <w:unhideWhenUsed/>
    <w:qFormat/>
    <w:rsid w:val="001D012C"/>
    <w:pPr>
      <w:keepNext/>
      <w:keepLines/>
      <w:numPr>
        <w:ilvl w:val="2"/>
        <w:numId w:val="4"/>
      </w:numPr>
      <w:spacing w:before="60" w:after="60"/>
      <w:outlineLvl w:val="2"/>
    </w:pPr>
    <w:rPr>
      <w:rFonts w:ascii="Calibri" w:eastAsiaTheme="majorEastAsia" w:hAnsi="Calibri" w:cstheme="majorBidi"/>
      <w:b/>
      <w:bCs/>
      <w:color w:val="004D9D" w:themeColor="text1"/>
      <w:sz w:val="22"/>
    </w:rPr>
  </w:style>
  <w:style w:type="paragraph" w:styleId="4">
    <w:name w:val="heading 4"/>
    <w:basedOn w:val="a"/>
    <w:next w:val="a"/>
    <w:link w:val="4Char"/>
    <w:unhideWhenUsed/>
    <w:qFormat/>
    <w:rsid w:val="008C12D8"/>
    <w:pPr>
      <w:keepNext/>
      <w:keepLines/>
      <w:numPr>
        <w:ilvl w:val="3"/>
        <w:numId w:val="4"/>
      </w:numPr>
      <w:spacing w:before="200" w:after="0"/>
      <w:outlineLvl w:val="3"/>
    </w:pPr>
    <w:rPr>
      <w:rFonts w:eastAsiaTheme="majorEastAsia" w:cstheme="majorBidi"/>
      <w:b/>
      <w:bCs/>
      <w:i/>
      <w:iCs/>
      <w:color w:val="004D9D" w:themeColor="text1"/>
    </w:rPr>
  </w:style>
  <w:style w:type="paragraph" w:styleId="5">
    <w:name w:val="heading 5"/>
    <w:basedOn w:val="a"/>
    <w:next w:val="a"/>
    <w:link w:val="5Char"/>
    <w:unhideWhenUsed/>
    <w:qFormat/>
    <w:rsid w:val="008C12D8"/>
    <w:pPr>
      <w:keepNext/>
      <w:keepLines/>
      <w:numPr>
        <w:ilvl w:val="4"/>
        <w:numId w:val="4"/>
      </w:numPr>
      <w:spacing w:before="200" w:after="0"/>
      <w:outlineLvl w:val="4"/>
    </w:pPr>
    <w:rPr>
      <w:rFonts w:eastAsiaTheme="majorEastAsia" w:cstheme="majorBidi"/>
    </w:rPr>
  </w:style>
  <w:style w:type="paragraph" w:styleId="6">
    <w:name w:val="heading 6"/>
    <w:basedOn w:val="a"/>
    <w:next w:val="a"/>
    <w:link w:val="6Char"/>
    <w:semiHidden/>
    <w:unhideWhenUsed/>
    <w:qFormat/>
    <w:rsid w:val="008C12D8"/>
    <w:pPr>
      <w:keepNext/>
      <w:keepLines/>
      <w:numPr>
        <w:ilvl w:val="5"/>
        <w:numId w:val="4"/>
      </w:numPr>
      <w:spacing w:before="200" w:after="0"/>
      <w:outlineLvl w:val="5"/>
    </w:pPr>
    <w:rPr>
      <w:rFonts w:eastAsiaTheme="majorEastAsia" w:cstheme="majorBidi"/>
      <w:i/>
      <w:iCs/>
    </w:rPr>
  </w:style>
  <w:style w:type="paragraph" w:styleId="7">
    <w:name w:val="heading 7"/>
    <w:basedOn w:val="a"/>
    <w:next w:val="a"/>
    <w:link w:val="7Char"/>
    <w:semiHidden/>
    <w:unhideWhenUsed/>
    <w:qFormat/>
    <w:rsid w:val="008C12D8"/>
    <w:pPr>
      <w:keepNext/>
      <w:keepLines/>
      <w:numPr>
        <w:ilvl w:val="6"/>
        <w:numId w:val="4"/>
      </w:numPr>
      <w:spacing w:before="200" w:after="0"/>
      <w:outlineLvl w:val="6"/>
    </w:pPr>
    <w:rPr>
      <w:rFonts w:eastAsiaTheme="majorEastAsia" w:cstheme="majorBidi"/>
      <w:i/>
      <w:iCs/>
      <w:color w:val="0078C0" w:themeColor="accent2"/>
    </w:rPr>
  </w:style>
  <w:style w:type="paragraph" w:styleId="8">
    <w:name w:val="heading 8"/>
    <w:basedOn w:val="a"/>
    <w:next w:val="a"/>
    <w:link w:val="8Char"/>
    <w:semiHidden/>
    <w:unhideWhenUsed/>
    <w:qFormat/>
    <w:rsid w:val="008C12D8"/>
    <w:pPr>
      <w:keepNext/>
      <w:keepLines/>
      <w:numPr>
        <w:ilvl w:val="7"/>
        <w:numId w:val="4"/>
      </w:numPr>
      <w:spacing w:before="200" w:after="0"/>
      <w:outlineLvl w:val="7"/>
    </w:pPr>
    <w:rPr>
      <w:rFonts w:eastAsiaTheme="majorEastAsia" w:cstheme="majorBidi"/>
      <w:color w:val="0078C0" w:themeColor="accent2"/>
      <w:szCs w:val="20"/>
    </w:rPr>
  </w:style>
  <w:style w:type="paragraph" w:styleId="9">
    <w:name w:val="heading 9"/>
    <w:basedOn w:val="a"/>
    <w:next w:val="a"/>
    <w:link w:val="9Char"/>
    <w:semiHidden/>
    <w:unhideWhenUsed/>
    <w:qFormat/>
    <w:rsid w:val="008C12D8"/>
    <w:pPr>
      <w:keepNext/>
      <w:keepLines/>
      <w:numPr>
        <w:ilvl w:val="8"/>
        <w:numId w:val="4"/>
      </w:numPr>
      <w:spacing w:before="200" w:after="0"/>
      <w:outlineLvl w:val="8"/>
    </w:pPr>
    <w:rPr>
      <w:rFonts w:eastAsiaTheme="majorEastAsia" w:cstheme="majorBidi"/>
      <w:i/>
      <w:iCs/>
      <w:color w:val="0078C0" w:themeColor="accent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pacer">
    <w:name w:val="Spacer"/>
    <w:basedOn w:val="a"/>
    <w:qFormat/>
    <w:rsid w:val="00D2525E"/>
    <w:pPr>
      <w:spacing w:after="567"/>
    </w:pPr>
  </w:style>
  <w:style w:type="paragraph" w:styleId="a3">
    <w:name w:val="Balloon Text"/>
    <w:basedOn w:val="a"/>
    <w:semiHidden/>
    <w:rsid w:val="008C12D8"/>
    <w:rPr>
      <w:rFonts w:ascii="Lucida Grande" w:hAnsi="Lucida Grande"/>
      <w:sz w:val="18"/>
      <w:szCs w:val="18"/>
    </w:rPr>
  </w:style>
  <w:style w:type="paragraph" w:styleId="a4">
    <w:name w:val="header"/>
    <w:basedOn w:val="a"/>
    <w:link w:val="Char"/>
    <w:uiPriority w:val="99"/>
    <w:unhideWhenUsed/>
    <w:rsid w:val="008C12D8"/>
    <w:pPr>
      <w:tabs>
        <w:tab w:val="center" w:pos="4320"/>
        <w:tab w:val="right" w:pos="8640"/>
      </w:tabs>
    </w:pPr>
  </w:style>
  <w:style w:type="character" w:customStyle="1" w:styleId="Char">
    <w:name w:val="页眉 Char"/>
    <w:basedOn w:val="a0"/>
    <w:link w:val="a4"/>
    <w:uiPriority w:val="99"/>
    <w:rsid w:val="0050377C"/>
    <w:rPr>
      <w:rFonts w:ascii="Arial" w:hAnsi="Arial"/>
      <w:spacing w:val="-2"/>
      <w:szCs w:val="24"/>
      <w:lang w:eastAsia="en-US"/>
    </w:rPr>
  </w:style>
  <w:style w:type="paragraph" w:styleId="a5">
    <w:name w:val="footer"/>
    <w:basedOn w:val="a"/>
    <w:link w:val="Char0"/>
    <w:uiPriority w:val="99"/>
    <w:unhideWhenUsed/>
    <w:rsid w:val="008C12D8"/>
    <w:pPr>
      <w:widowControl w:val="0"/>
      <w:suppressAutoHyphens/>
      <w:autoSpaceDE w:val="0"/>
      <w:autoSpaceDN w:val="0"/>
      <w:adjustRightInd w:val="0"/>
      <w:spacing w:after="0" w:line="240" w:lineRule="auto"/>
      <w:textAlignment w:val="center"/>
    </w:pPr>
    <w:rPr>
      <w:rFonts w:cs="Calibri"/>
      <w:caps/>
      <w:sz w:val="12"/>
      <w:szCs w:val="16"/>
    </w:rPr>
  </w:style>
  <w:style w:type="character" w:customStyle="1" w:styleId="Char0">
    <w:name w:val="页脚 Char"/>
    <w:basedOn w:val="a0"/>
    <w:link w:val="a5"/>
    <w:uiPriority w:val="99"/>
    <w:rsid w:val="00B42400"/>
    <w:rPr>
      <w:rFonts w:ascii="Arial" w:hAnsi="Arial" w:cs="Calibri"/>
      <w:caps/>
      <w:spacing w:val="-2"/>
      <w:sz w:val="12"/>
      <w:szCs w:val="16"/>
      <w:lang w:eastAsia="en-US"/>
    </w:rPr>
  </w:style>
  <w:style w:type="paragraph" w:customStyle="1" w:styleId="TableText">
    <w:name w:val="Table Text"/>
    <w:basedOn w:val="a6"/>
    <w:link w:val="TableTextChar"/>
    <w:qFormat/>
    <w:rsid w:val="0050377C"/>
    <w:pPr>
      <w:spacing w:after="0"/>
    </w:pPr>
    <w:rPr>
      <w:sz w:val="18"/>
    </w:rPr>
  </w:style>
  <w:style w:type="character" w:customStyle="1" w:styleId="1Char">
    <w:name w:val="标题 1 Char"/>
    <w:basedOn w:val="a0"/>
    <w:link w:val="1"/>
    <w:uiPriority w:val="9"/>
    <w:rsid w:val="00A37BD5"/>
    <w:rPr>
      <w:rFonts w:ascii="Calibri" w:hAnsi="Calibri" w:cs="Calibri"/>
      <w:b/>
      <w:color w:val="004D9D" w:themeColor="text1"/>
      <w:spacing w:val="-2"/>
      <w:sz w:val="26"/>
      <w:szCs w:val="30"/>
      <w:lang w:eastAsia="en-US"/>
    </w:rPr>
  </w:style>
  <w:style w:type="table" w:styleId="a7">
    <w:name w:val="Table Grid"/>
    <w:basedOn w:val="a1"/>
    <w:uiPriority w:val="59"/>
    <w:rsid w:val="008C12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ing">
    <w:name w:val="Table Heading"/>
    <w:basedOn w:val="a"/>
    <w:qFormat/>
    <w:rsid w:val="008C12D8"/>
    <w:pPr>
      <w:widowControl w:val="0"/>
      <w:tabs>
        <w:tab w:val="left" w:pos="2268"/>
        <w:tab w:val="left" w:pos="5669"/>
      </w:tabs>
      <w:suppressAutoHyphens/>
      <w:autoSpaceDE w:val="0"/>
      <w:autoSpaceDN w:val="0"/>
      <w:adjustRightInd w:val="0"/>
      <w:textAlignment w:val="center"/>
    </w:pPr>
    <w:rPr>
      <w:rFonts w:cs="Calibri"/>
      <w:color w:val="0065C6"/>
      <w:spacing w:val="10"/>
      <w:szCs w:val="19"/>
    </w:rPr>
  </w:style>
  <w:style w:type="paragraph" w:styleId="a6">
    <w:name w:val="Body Text"/>
    <w:basedOn w:val="a"/>
    <w:link w:val="Char1"/>
    <w:rsid w:val="008C12D8"/>
    <w:pPr>
      <w:widowControl w:val="0"/>
      <w:tabs>
        <w:tab w:val="left" w:pos="2268"/>
        <w:tab w:val="left" w:pos="5669"/>
      </w:tabs>
      <w:suppressAutoHyphens/>
      <w:autoSpaceDE w:val="0"/>
      <w:autoSpaceDN w:val="0"/>
      <w:adjustRightInd w:val="0"/>
      <w:textAlignment w:val="center"/>
    </w:pPr>
    <w:rPr>
      <w:rFonts w:cs="Calibri"/>
      <w:color w:val="000000"/>
      <w:szCs w:val="19"/>
    </w:rPr>
  </w:style>
  <w:style w:type="character" w:customStyle="1" w:styleId="Char1">
    <w:name w:val="正文文本 Char"/>
    <w:basedOn w:val="a0"/>
    <w:link w:val="a6"/>
    <w:rsid w:val="00EE04EB"/>
    <w:rPr>
      <w:rFonts w:ascii="Arial" w:hAnsi="Arial" w:cs="Calibri"/>
      <w:color w:val="000000"/>
      <w:spacing w:val="-2"/>
      <w:szCs w:val="19"/>
      <w:lang w:eastAsia="en-US"/>
    </w:rPr>
  </w:style>
  <w:style w:type="character" w:styleId="a8">
    <w:name w:val="page number"/>
    <w:rsid w:val="008C12D8"/>
    <w:rPr>
      <w:rFonts w:ascii="Verdana" w:hAnsi="Verdana"/>
      <w:spacing w:val="-2"/>
      <w:w w:val="100"/>
      <w:position w:val="0"/>
      <w:sz w:val="13"/>
    </w:rPr>
  </w:style>
  <w:style w:type="character" w:customStyle="1" w:styleId="2Char">
    <w:name w:val="标题 2 Char"/>
    <w:basedOn w:val="a0"/>
    <w:link w:val="2"/>
    <w:rsid w:val="00A37BD5"/>
    <w:rPr>
      <w:rFonts w:ascii="Calibri" w:hAnsi="Calibri" w:cs="Calibri"/>
      <w:b/>
      <w:color w:val="004D9D" w:themeColor="text1"/>
      <w:spacing w:val="-2"/>
      <w:sz w:val="22"/>
      <w:szCs w:val="21"/>
      <w:lang w:eastAsia="en-US"/>
    </w:rPr>
  </w:style>
  <w:style w:type="paragraph" w:customStyle="1" w:styleId="Bullet1">
    <w:name w:val="Bullet 1"/>
    <w:basedOn w:val="a6"/>
    <w:qFormat/>
    <w:rsid w:val="005A23B8"/>
    <w:pPr>
      <w:widowControl/>
      <w:numPr>
        <w:numId w:val="2"/>
      </w:numPr>
      <w:autoSpaceDE/>
      <w:autoSpaceDN/>
      <w:adjustRightInd/>
      <w:spacing w:after="120"/>
      <w:textAlignment w:val="auto"/>
    </w:pPr>
    <w:rPr>
      <w:color w:val="1C1C1C"/>
    </w:rPr>
  </w:style>
  <w:style w:type="paragraph" w:customStyle="1" w:styleId="Bullet2">
    <w:name w:val="Bullet 2"/>
    <w:basedOn w:val="Bullet1"/>
    <w:rsid w:val="005A23B8"/>
    <w:pPr>
      <w:numPr>
        <w:ilvl w:val="1"/>
      </w:numPr>
    </w:pPr>
    <w:rPr>
      <w:iCs/>
      <w:spacing w:val="0"/>
      <w:szCs w:val="22"/>
    </w:rPr>
  </w:style>
  <w:style w:type="paragraph" w:customStyle="1" w:styleId="Bullet3">
    <w:name w:val="Bullet 3"/>
    <w:basedOn w:val="Bullet2"/>
    <w:rsid w:val="005A23B8"/>
    <w:pPr>
      <w:numPr>
        <w:ilvl w:val="2"/>
      </w:numPr>
    </w:pPr>
  </w:style>
  <w:style w:type="character" w:styleId="a9">
    <w:name w:val="Placeholder Text"/>
    <w:basedOn w:val="a0"/>
    <w:uiPriority w:val="99"/>
    <w:semiHidden/>
    <w:rsid w:val="008C12D8"/>
    <w:rPr>
      <w:color w:val="808080"/>
    </w:rPr>
  </w:style>
  <w:style w:type="numbering" w:customStyle="1" w:styleId="Bullets">
    <w:name w:val="Bullets"/>
    <w:uiPriority w:val="99"/>
    <w:rsid w:val="008C12D8"/>
    <w:pPr>
      <w:numPr>
        <w:numId w:val="1"/>
      </w:numPr>
    </w:pPr>
  </w:style>
  <w:style w:type="paragraph" w:customStyle="1" w:styleId="Bullet4">
    <w:name w:val="Bullet 4"/>
    <w:basedOn w:val="Bullet3"/>
    <w:next w:val="a"/>
    <w:qFormat/>
    <w:rsid w:val="005A23B8"/>
    <w:pPr>
      <w:numPr>
        <w:ilvl w:val="3"/>
      </w:numPr>
    </w:pPr>
  </w:style>
  <w:style w:type="paragraph" w:styleId="aa">
    <w:name w:val="Date"/>
    <w:basedOn w:val="a6"/>
    <w:next w:val="a"/>
    <w:link w:val="Char2"/>
    <w:rsid w:val="008C12D8"/>
    <w:pPr>
      <w:spacing w:after="1588"/>
    </w:pPr>
    <w:rPr>
      <w:sz w:val="15"/>
    </w:rPr>
  </w:style>
  <w:style w:type="character" w:customStyle="1" w:styleId="Char2">
    <w:name w:val="日期 Char"/>
    <w:basedOn w:val="a0"/>
    <w:link w:val="aa"/>
    <w:rsid w:val="008C12D8"/>
    <w:rPr>
      <w:rFonts w:ascii="Arial" w:hAnsi="Arial" w:cs="Calibri"/>
      <w:color w:val="000000"/>
      <w:spacing w:val="-2"/>
      <w:sz w:val="15"/>
      <w:szCs w:val="19"/>
      <w:lang w:eastAsia="en-US"/>
    </w:rPr>
  </w:style>
  <w:style w:type="character" w:customStyle="1" w:styleId="3Char">
    <w:name w:val="标题 3 Char"/>
    <w:basedOn w:val="a0"/>
    <w:link w:val="3"/>
    <w:rsid w:val="001D012C"/>
    <w:rPr>
      <w:rFonts w:ascii="Calibri" w:eastAsiaTheme="majorEastAsia" w:hAnsi="Calibri" w:cstheme="majorBidi"/>
      <w:b/>
      <w:bCs/>
      <w:color w:val="004D9D" w:themeColor="text1"/>
      <w:spacing w:val="-2"/>
      <w:sz w:val="22"/>
      <w:szCs w:val="24"/>
      <w:lang w:eastAsia="en-US"/>
    </w:rPr>
  </w:style>
  <w:style w:type="character" w:customStyle="1" w:styleId="4Char">
    <w:name w:val="标题 4 Char"/>
    <w:basedOn w:val="a0"/>
    <w:link w:val="4"/>
    <w:rsid w:val="008C12D8"/>
    <w:rPr>
      <w:rFonts w:ascii="Arial" w:eastAsiaTheme="majorEastAsia" w:hAnsi="Arial" w:cstheme="majorBidi"/>
      <w:b/>
      <w:bCs/>
      <w:i/>
      <w:iCs/>
      <w:color w:val="004D9D" w:themeColor="text1"/>
      <w:spacing w:val="-2"/>
      <w:szCs w:val="24"/>
      <w:lang w:eastAsia="en-US"/>
    </w:rPr>
  </w:style>
  <w:style w:type="character" w:customStyle="1" w:styleId="5Char">
    <w:name w:val="标题 5 Char"/>
    <w:basedOn w:val="a0"/>
    <w:link w:val="5"/>
    <w:rsid w:val="008C12D8"/>
    <w:rPr>
      <w:rFonts w:ascii="Arial" w:eastAsiaTheme="majorEastAsia" w:hAnsi="Arial" w:cstheme="majorBidi"/>
      <w:spacing w:val="-2"/>
      <w:szCs w:val="24"/>
      <w:lang w:eastAsia="en-US"/>
    </w:rPr>
  </w:style>
  <w:style w:type="character" w:customStyle="1" w:styleId="6Char">
    <w:name w:val="标题 6 Char"/>
    <w:basedOn w:val="a0"/>
    <w:link w:val="6"/>
    <w:semiHidden/>
    <w:rsid w:val="008C12D8"/>
    <w:rPr>
      <w:rFonts w:ascii="Arial" w:eastAsiaTheme="majorEastAsia" w:hAnsi="Arial" w:cstheme="majorBidi"/>
      <w:i/>
      <w:iCs/>
      <w:spacing w:val="-2"/>
      <w:szCs w:val="24"/>
      <w:lang w:eastAsia="en-US"/>
    </w:rPr>
  </w:style>
  <w:style w:type="character" w:customStyle="1" w:styleId="7Char">
    <w:name w:val="标题 7 Char"/>
    <w:basedOn w:val="a0"/>
    <w:link w:val="7"/>
    <w:semiHidden/>
    <w:rsid w:val="008C12D8"/>
    <w:rPr>
      <w:rFonts w:ascii="Arial" w:eastAsiaTheme="majorEastAsia" w:hAnsi="Arial" w:cstheme="majorBidi"/>
      <w:i/>
      <w:iCs/>
      <w:color w:val="0078C0" w:themeColor="accent2"/>
      <w:spacing w:val="-2"/>
      <w:szCs w:val="24"/>
      <w:lang w:eastAsia="en-US"/>
    </w:rPr>
  </w:style>
  <w:style w:type="character" w:customStyle="1" w:styleId="8Char">
    <w:name w:val="标题 8 Char"/>
    <w:basedOn w:val="a0"/>
    <w:link w:val="8"/>
    <w:semiHidden/>
    <w:rsid w:val="008C12D8"/>
    <w:rPr>
      <w:rFonts w:ascii="Arial" w:eastAsiaTheme="majorEastAsia" w:hAnsi="Arial" w:cstheme="majorBidi"/>
      <w:color w:val="0078C0" w:themeColor="accent2"/>
      <w:spacing w:val="-2"/>
      <w:lang w:eastAsia="en-US"/>
    </w:rPr>
  </w:style>
  <w:style w:type="character" w:customStyle="1" w:styleId="9Char">
    <w:name w:val="标题 9 Char"/>
    <w:basedOn w:val="a0"/>
    <w:link w:val="9"/>
    <w:semiHidden/>
    <w:rsid w:val="008C12D8"/>
    <w:rPr>
      <w:rFonts w:ascii="Arial" w:eastAsiaTheme="majorEastAsia" w:hAnsi="Arial" w:cstheme="majorBidi"/>
      <w:i/>
      <w:iCs/>
      <w:color w:val="0078C0" w:themeColor="accent2"/>
      <w:spacing w:val="-2"/>
      <w:lang w:eastAsia="en-US"/>
    </w:rPr>
  </w:style>
  <w:style w:type="paragraph" w:customStyle="1" w:styleId="Sincerely">
    <w:name w:val="Sincerely"/>
    <w:basedOn w:val="a6"/>
    <w:qFormat/>
    <w:rsid w:val="008C12D8"/>
    <w:pPr>
      <w:spacing w:before="567"/>
    </w:pPr>
  </w:style>
  <w:style w:type="character" w:styleId="ab">
    <w:name w:val="Subtle Emphasis"/>
    <w:basedOn w:val="a0"/>
    <w:uiPriority w:val="19"/>
    <w:qFormat/>
    <w:rsid w:val="008C12D8"/>
    <w:rPr>
      <w:i/>
      <w:iCs/>
      <w:color w:val="004D9D" w:themeColor="text1"/>
    </w:rPr>
  </w:style>
  <w:style w:type="paragraph" w:styleId="ac">
    <w:name w:val="Title"/>
    <w:basedOn w:val="a"/>
    <w:next w:val="a"/>
    <w:link w:val="Char3"/>
    <w:qFormat/>
    <w:rsid w:val="00332718"/>
    <w:pPr>
      <w:spacing w:after="0" w:line="440" w:lineRule="atLeast"/>
    </w:pPr>
    <w:rPr>
      <w:rFonts w:eastAsiaTheme="majorEastAsia" w:cstheme="majorBidi"/>
      <w:b/>
      <w:bCs/>
      <w:color w:val="004D9D" w:themeColor="text1"/>
      <w:kern w:val="28"/>
      <w:sz w:val="34"/>
      <w:szCs w:val="32"/>
    </w:rPr>
  </w:style>
  <w:style w:type="character" w:customStyle="1" w:styleId="Char3">
    <w:name w:val="标题 Char"/>
    <w:basedOn w:val="a0"/>
    <w:link w:val="ac"/>
    <w:rsid w:val="00332718"/>
    <w:rPr>
      <w:rFonts w:ascii="Arial" w:eastAsiaTheme="majorEastAsia" w:hAnsi="Arial" w:cstheme="majorBidi"/>
      <w:b/>
      <w:bCs/>
      <w:color w:val="004D9D" w:themeColor="text1"/>
      <w:spacing w:val="-2"/>
      <w:kern w:val="28"/>
      <w:sz w:val="34"/>
      <w:szCs w:val="32"/>
      <w:lang w:eastAsia="en-US"/>
    </w:rPr>
  </w:style>
  <w:style w:type="paragraph" w:styleId="ad">
    <w:name w:val="Subtitle"/>
    <w:basedOn w:val="a"/>
    <w:next w:val="a"/>
    <w:link w:val="Char4"/>
    <w:qFormat/>
    <w:rsid w:val="00332718"/>
    <w:pPr>
      <w:spacing w:after="0" w:line="380" w:lineRule="atLeast"/>
      <w:outlineLvl w:val="1"/>
    </w:pPr>
    <w:rPr>
      <w:rFonts w:eastAsiaTheme="majorEastAsia" w:cstheme="majorBidi"/>
      <w:color w:val="1C1C1C"/>
      <w:sz w:val="34"/>
    </w:rPr>
  </w:style>
  <w:style w:type="character" w:customStyle="1" w:styleId="Char4">
    <w:name w:val="副标题 Char"/>
    <w:basedOn w:val="a0"/>
    <w:link w:val="ad"/>
    <w:rsid w:val="00332718"/>
    <w:rPr>
      <w:rFonts w:ascii="Arial" w:eastAsiaTheme="majorEastAsia" w:hAnsi="Arial" w:cstheme="majorBidi"/>
      <w:color w:val="1C1C1C"/>
      <w:spacing w:val="-2"/>
      <w:sz w:val="34"/>
      <w:szCs w:val="24"/>
      <w:lang w:eastAsia="en-US"/>
    </w:rPr>
  </w:style>
  <w:style w:type="paragraph" w:customStyle="1" w:styleId="Line">
    <w:name w:val="Line"/>
    <w:qFormat/>
    <w:rsid w:val="00332718"/>
    <w:pPr>
      <w:pBdr>
        <w:bottom w:val="single" w:sz="4" w:space="1" w:color="auto"/>
      </w:pBdr>
    </w:pPr>
    <w:rPr>
      <w:rFonts w:ascii="Arial" w:hAnsi="Arial"/>
      <w:color w:val="1C1C1C"/>
      <w:spacing w:val="-2"/>
      <w:sz w:val="4"/>
      <w:szCs w:val="4"/>
      <w:lang w:eastAsia="en-US"/>
    </w:rPr>
  </w:style>
  <w:style w:type="paragraph" w:customStyle="1" w:styleId="Heading">
    <w:name w:val="Heading"/>
    <w:qFormat/>
    <w:rsid w:val="009155F9"/>
    <w:rPr>
      <w:rFonts w:ascii="Calibri" w:hAnsi="Calibri" w:cs="Calibri"/>
      <w:b/>
      <w:color w:val="004D9D"/>
      <w:spacing w:val="-2"/>
      <w:szCs w:val="21"/>
      <w:lang w:eastAsia="en-US"/>
    </w:rPr>
  </w:style>
  <w:style w:type="character" w:styleId="ae">
    <w:name w:val="Hyperlink"/>
    <w:basedOn w:val="a0"/>
    <w:uiPriority w:val="99"/>
    <w:unhideWhenUsed/>
    <w:rsid w:val="00332718"/>
    <w:rPr>
      <w:color w:val="77787B" w:themeColor="hyperlink"/>
      <w:u w:val="single"/>
    </w:rPr>
  </w:style>
  <w:style w:type="paragraph" w:styleId="af">
    <w:name w:val="List Paragraph"/>
    <w:basedOn w:val="a"/>
    <w:uiPriority w:val="34"/>
    <w:qFormat/>
    <w:rsid w:val="00332718"/>
    <w:pPr>
      <w:spacing w:after="200" w:line="276" w:lineRule="auto"/>
      <w:ind w:left="720"/>
      <w:contextualSpacing/>
    </w:pPr>
    <w:rPr>
      <w:rFonts w:asciiTheme="minorHAnsi" w:eastAsiaTheme="minorHAnsi" w:hAnsiTheme="minorHAnsi" w:cstheme="minorBidi"/>
      <w:spacing w:val="0"/>
      <w:sz w:val="22"/>
      <w:szCs w:val="22"/>
    </w:rPr>
  </w:style>
  <w:style w:type="paragraph" w:styleId="TOC">
    <w:name w:val="TOC Heading"/>
    <w:basedOn w:val="1"/>
    <w:next w:val="a"/>
    <w:uiPriority w:val="39"/>
    <w:unhideWhenUsed/>
    <w:qFormat/>
    <w:rsid w:val="00332718"/>
    <w:pPr>
      <w:keepNext/>
      <w:keepLines/>
      <w:widowControl/>
      <w:suppressAutoHyphens w:val="0"/>
      <w:autoSpaceDE/>
      <w:autoSpaceDN/>
      <w:adjustRightInd/>
      <w:spacing w:before="480" w:after="0" w:line="276" w:lineRule="auto"/>
      <w:textAlignment w:val="auto"/>
      <w:outlineLvl w:val="9"/>
    </w:pPr>
    <w:rPr>
      <w:rFonts w:asciiTheme="majorHAnsi" w:eastAsiaTheme="majorEastAsia" w:hAnsiTheme="majorHAnsi" w:cstheme="majorBidi"/>
      <w:bCs/>
      <w:color w:val="003975" w:themeColor="accent1" w:themeShade="BF"/>
      <w:spacing w:val="0"/>
      <w:sz w:val="28"/>
      <w:szCs w:val="28"/>
      <w:lang w:val="en-US" w:eastAsia="ja-JP"/>
    </w:rPr>
  </w:style>
  <w:style w:type="paragraph" w:styleId="10">
    <w:name w:val="toc 1"/>
    <w:basedOn w:val="a"/>
    <w:next w:val="a"/>
    <w:autoRedefine/>
    <w:uiPriority w:val="39"/>
    <w:rsid w:val="00662980"/>
    <w:pPr>
      <w:spacing w:after="0"/>
    </w:pPr>
    <w:rPr>
      <w:rFonts w:ascii="Calibri" w:hAnsi="Calibri"/>
    </w:rPr>
  </w:style>
  <w:style w:type="paragraph" w:styleId="20">
    <w:name w:val="toc 2"/>
    <w:basedOn w:val="a"/>
    <w:next w:val="a"/>
    <w:autoRedefine/>
    <w:uiPriority w:val="39"/>
    <w:rsid w:val="00662980"/>
    <w:pPr>
      <w:spacing w:after="0"/>
      <w:ind w:left="202"/>
    </w:pPr>
    <w:rPr>
      <w:rFonts w:ascii="Calibri" w:hAnsi="Calibri"/>
    </w:rPr>
  </w:style>
  <w:style w:type="character" w:styleId="af0">
    <w:name w:val="annotation reference"/>
    <w:basedOn w:val="a0"/>
    <w:rsid w:val="00ED4484"/>
    <w:rPr>
      <w:sz w:val="16"/>
      <w:szCs w:val="16"/>
    </w:rPr>
  </w:style>
  <w:style w:type="paragraph" w:styleId="af1">
    <w:name w:val="annotation text"/>
    <w:basedOn w:val="a"/>
    <w:link w:val="Char5"/>
    <w:rsid w:val="00ED4484"/>
    <w:pPr>
      <w:spacing w:line="240" w:lineRule="auto"/>
    </w:pPr>
    <w:rPr>
      <w:szCs w:val="20"/>
    </w:rPr>
  </w:style>
  <w:style w:type="character" w:customStyle="1" w:styleId="Char5">
    <w:name w:val="批注文字 Char"/>
    <w:basedOn w:val="a0"/>
    <w:link w:val="af1"/>
    <w:rsid w:val="00ED4484"/>
    <w:rPr>
      <w:rFonts w:ascii="Arial" w:hAnsi="Arial"/>
      <w:spacing w:val="-2"/>
      <w:lang w:eastAsia="en-US"/>
    </w:rPr>
  </w:style>
  <w:style w:type="paragraph" w:styleId="af2">
    <w:name w:val="annotation subject"/>
    <w:basedOn w:val="af1"/>
    <w:next w:val="af1"/>
    <w:link w:val="Char6"/>
    <w:rsid w:val="00ED4484"/>
    <w:rPr>
      <w:b/>
      <w:bCs/>
    </w:rPr>
  </w:style>
  <w:style w:type="character" w:customStyle="1" w:styleId="Char6">
    <w:name w:val="批注主题 Char"/>
    <w:basedOn w:val="Char5"/>
    <w:link w:val="af2"/>
    <w:rsid w:val="00ED4484"/>
    <w:rPr>
      <w:rFonts w:ascii="Arial" w:hAnsi="Arial"/>
      <w:b/>
      <w:bCs/>
      <w:spacing w:val="-2"/>
      <w:lang w:eastAsia="en-US"/>
    </w:rPr>
  </w:style>
  <w:style w:type="table" w:customStyle="1" w:styleId="TableGrid1">
    <w:name w:val="Table Grid1"/>
    <w:basedOn w:val="a1"/>
    <w:next w:val="a7"/>
    <w:uiPriority w:val="59"/>
    <w:rsid w:val="00C3180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caption"/>
    <w:basedOn w:val="a"/>
    <w:next w:val="a"/>
    <w:unhideWhenUsed/>
    <w:qFormat/>
    <w:rsid w:val="001B40CD"/>
    <w:pPr>
      <w:spacing w:after="200" w:line="240" w:lineRule="auto"/>
    </w:pPr>
    <w:rPr>
      <w:i/>
      <w:iCs/>
      <w:color w:val="77787B" w:themeColor="text2"/>
      <w:sz w:val="18"/>
      <w:szCs w:val="18"/>
    </w:rPr>
  </w:style>
  <w:style w:type="paragraph" w:customStyle="1" w:styleId="text">
    <w:name w:val="text"/>
    <w:aliases w:val="tx,tx Char Char,tx Char,tx Char Char Char Char Char Char,tx Char Char Char Char Char,tx Char Char Ch...,text Char Char,tx Char Char Char Char,tx Char Char Ch.text..,tx + Courier New,After:  0 pt,text Char Char Char1,tx Char1 Char Char,tx Char ChaTe"/>
    <w:basedOn w:val="a"/>
    <w:link w:val="textChar"/>
    <w:rsid w:val="00986F10"/>
    <w:pPr>
      <w:spacing w:before="60" w:after="120" w:line="240" w:lineRule="auto"/>
      <w:ind w:left="425"/>
    </w:pPr>
    <w:rPr>
      <w:rFonts w:eastAsia="Times New Roman" w:cs="Arial"/>
      <w:spacing w:val="0"/>
      <w:szCs w:val="20"/>
      <w:lang w:eastAsia="en-AU"/>
    </w:rPr>
  </w:style>
  <w:style w:type="character" w:customStyle="1" w:styleId="textChar">
    <w:name w:val="text Char"/>
    <w:aliases w:val="tx Char Char1,tx Char Char Char Char Char Char Char,tx Char Char Char Char Char Char1,tx Char1,tx Char Char Ch... Char Char,bt Char,ändrad Char,body text Char,body text1 Char,bt1 Char,body text2 Char,bt2 Char,body text11 Char,bt11 Char,bt3 Cha"/>
    <w:basedOn w:val="a0"/>
    <w:link w:val="text"/>
    <w:rsid w:val="00986F10"/>
    <w:rPr>
      <w:rFonts w:ascii="Arial" w:eastAsia="Times New Roman" w:hAnsi="Arial" w:cs="Arial"/>
      <w:lang w:eastAsia="en-AU"/>
    </w:rPr>
  </w:style>
  <w:style w:type="character" w:customStyle="1" w:styleId="TemplateInformation">
    <w:name w:val="Template Information"/>
    <w:basedOn w:val="a0"/>
    <w:rsid w:val="00986F10"/>
    <w:rPr>
      <w:i/>
      <w:color w:val="0000FF"/>
    </w:rPr>
  </w:style>
  <w:style w:type="paragraph" w:customStyle="1" w:styleId="subText">
    <w:name w:val="subText"/>
    <w:basedOn w:val="text"/>
    <w:link w:val="subTextChar"/>
    <w:rsid w:val="00986F10"/>
    <w:pPr>
      <w:ind w:left="578"/>
    </w:pPr>
  </w:style>
  <w:style w:type="character" w:customStyle="1" w:styleId="subTextChar">
    <w:name w:val="subText Char"/>
    <w:basedOn w:val="textChar"/>
    <w:link w:val="subText"/>
    <w:rsid w:val="00986F10"/>
    <w:rPr>
      <w:rFonts w:ascii="Arial" w:eastAsia="Times New Roman" w:hAnsi="Arial" w:cs="Arial"/>
      <w:lang w:eastAsia="en-AU"/>
    </w:rPr>
  </w:style>
  <w:style w:type="paragraph" w:customStyle="1" w:styleId="Bullet">
    <w:name w:val="Bullet"/>
    <w:basedOn w:val="text"/>
    <w:rsid w:val="00986F10"/>
    <w:pPr>
      <w:numPr>
        <w:numId w:val="3"/>
      </w:numPr>
      <w:tabs>
        <w:tab w:val="clear" w:pos="1146"/>
        <w:tab w:val="num" w:pos="720"/>
      </w:tabs>
      <w:spacing w:before="120"/>
      <w:ind w:left="720"/>
    </w:pPr>
  </w:style>
  <w:style w:type="table" w:customStyle="1" w:styleId="TableGridLight1">
    <w:name w:val="Table Grid Light1"/>
    <w:basedOn w:val="a1"/>
    <w:next w:val="GridTableLight"/>
    <w:uiPriority w:val="40"/>
    <w:rsid w:val="008008D7"/>
    <w:rPr>
      <w:lang w:eastAsia="en-A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Light">
    <w:name w:val="Grid Table Light"/>
    <w:basedOn w:val="a1"/>
    <w:uiPriority w:val="40"/>
    <w:rsid w:val="008008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0">
    <w:name w:val="toc 3"/>
    <w:basedOn w:val="a"/>
    <w:next w:val="a"/>
    <w:autoRedefine/>
    <w:uiPriority w:val="39"/>
    <w:unhideWhenUsed/>
    <w:rsid w:val="00662980"/>
    <w:pPr>
      <w:spacing w:after="0"/>
      <w:ind w:left="403"/>
    </w:pPr>
    <w:rPr>
      <w:rFonts w:ascii="Calibri" w:hAnsi="Calibri"/>
    </w:rPr>
  </w:style>
  <w:style w:type="paragraph" w:customStyle="1" w:styleId="TableHeading2">
    <w:name w:val="Table Heading 2"/>
    <w:qFormat/>
    <w:rsid w:val="00684132"/>
    <w:pPr>
      <w:spacing w:line="220" w:lineRule="atLeast"/>
    </w:pPr>
    <w:rPr>
      <w:rFonts w:ascii="Arial" w:hAnsi="Arial" w:cs="Calibri"/>
      <w:color w:val="FFFFFF"/>
      <w:spacing w:val="-2"/>
      <w:sz w:val="18"/>
      <w:szCs w:val="19"/>
      <w:lang w:eastAsia="en-US"/>
    </w:rPr>
  </w:style>
  <w:style w:type="paragraph" w:customStyle="1" w:styleId="Bodytextblue">
    <w:name w:val="Body text blue"/>
    <w:basedOn w:val="TableText"/>
    <w:qFormat/>
    <w:rsid w:val="00684132"/>
    <w:pPr>
      <w:widowControl/>
      <w:autoSpaceDE/>
      <w:autoSpaceDN/>
      <w:adjustRightInd/>
      <w:textAlignment w:val="auto"/>
    </w:pPr>
    <w:rPr>
      <w:color w:val="004D9D" w:themeColor="text1"/>
    </w:rPr>
  </w:style>
  <w:style w:type="paragraph" w:styleId="40">
    <w:name w:val="toc 4"/>
    <w:basedOn w:val="a"/>
    <w:next w:val="a"/>
    <w:autoRedefine/>
    <w:uiPriority w:val="39"/>
    <w:unhideWhenUsed/>
    <w:rsid w:val="00533A9E"/>
    <w:pPr>
      <w:spacing w:after="100"/>
      <w:ind w:left="600"/>
    </w:pPr>
    <w:rPr>
      <w:rFonts w:ascii="Calibri" w:hAnsi="Calibri"/>
    </w:rPr>
  </w:style>
  <w:style w:type="paragraph" w:styleId="50">
    <w:name w:val="toc 5"/>
    <w:basedOn w:val="a"/>
    <w:next w:val="a"/>
    <w:autoRedefine/>
    <w:uiPriority w:val="39"/>
    <w:unhideWhenUsed/>
    <w:rsid w:val="00533A9E"/>
    <w:pPr>
      <w:spacing w:after="100"/>
      <w:ind w:left="800"/>
    </w:pPr>
    <w:rPr>
      <w:rFonts w:ascii="Calibri" w:hAnsi="Calibri"/>
    </w:rPr>
  </w:style>
  <w:style w:type="paragraph" w:styleId="60">
    <w:name w:val="toc 6"/>
    <w:basedOn w:val="a"/>
    <w:next w:val="a"/>
    <w:autoRedefine/>
    <w:semiHidden/>
    <w:unhideWhenUsed/>
    <w:rsid w:val="00533A9E"/>
    <w:pPr>
      <w:spacing w:after="100"/>
      <w:ind w:left="1000"/>
    </w:pPr>
    <w:rPr>
      <w:rFonts w:ascii="Calibri" w:hAnsi="Calibri"/>
    </w:rPr>
  </w:style>
  <w:style w:type="paragraph" w:styleId="70">
    <w:name w:val="toc 7"/>
    <w:basedOn w:val="a"/>
    <w:next w:val="a"/>
    <w:autoRedefine/>
    <w:semiHidden/>
    <w:unhideWhenUsed/>
    <w:rsid w:val="00533A9E"/>
    <w:pPr>
      <w:spacing w:after="100"/>
      <w:ind w:left="1200"/>
    </w:pPr>
    <w:rPr>
      <w:rFonts w:ascii="Calibri" w:hAnsi="Calibri"/>
    </w:rPr>
  </w:style>
  <w:style w:type="paragraph" w:styleId="80">
    <w:name w:val="toc 8"/>
    <w:basedOn w:val="a"/>
    <w:next w:val="a"/>
    <w:autoRedefine/>
    <w:semiHidden/>
    <w:unhideWhenUsed/>
    <w:rsid w:val="00533A9E"/>
    <w:pPr>
      <w:spacing w:after="100"/>
      <w:ind w:left="1400"/>
    </w:pPr>
    <w:rPr>
      <w:rFonts w:ascii="Calibri" w:hAnsi="Calibri"/>
    </w:rPr>
  </w:style>
  <w:style w:type="paragraph" w:styleId="90">
    <w:name w:val="toc 9"/>
    <w:basedOn w:val="a"/>
    <w:next w:val="a"/>
    <w:autoRedefine/>
    <w:semiHidden/>
    <w:unhideWhenUsed/>
    <w:rsid w:val="00533A9E"/>
    <w:pPr>
      <w:spacing w:after="100"/>
      <w:ind w:left="1600"/>
    </w:pPr>
    <w:rPr>
      <w:rFonts w:ascii="Calibri" w:hAnsi="Calibri"/>
    </w:rPr>
  </w:style>
  <w:style w:type="character" w:styleId="af4">
    <w:name w:val="FollowedHyperlink"/>
    <w:basedOn w:val="a0"/>
    <w:uiPriority w:val="99"/>
    <w:semiHidden/>
    <w:unhideWhenUsed/>
    <w:rsid w:val="00127812"/>
    <w:rPr>
      <w:color w:val="AFB1B4" w:themeColor="followedHyperlink"/>
      <w:u w:val="single"/>
    </w:rPr>
  </w:style>
  <w:style w:type="table" w:customStyle="1" w:styleId="GridTable3Accent4">
    <w:name w:val="Grid Table 3 Accent 4"/>
    <w:basedOn w:val="a1"/>
    <w:uiPriority w:val="48"/>
    <w:rsid w:val="00AF52B4"/>
    <w:tblPr>
      <w:tblStyleRowBandSize w:val="1"/>
      <w:tblStyleColBandSize w:val="1"/>
      <w:tblBorders>
        <w:top w:val="single" w:sz="4" w:space="0" w:color="A9DFF8" w:themeColor="accent4" w:themeTint="99"/>
        <w:left w:val="single" w:sz="4" w:space="0" w:color="A9DFF8" w:themeColor="accent4" w:themeTint="99"/>
        <w:bottom w:val="single" w:sz="4" w:space="0" w:color="A9DFF8" w:themeColor="accent4" w:themeTint="99"/>
        <w:right w:val="single" w:sz="4" w:space="0" w:color="A9DFF8" w:themeColor="accent4" w:themeTint="99"/>
        <w:insideH w:val="single" w:sz="4" w:space="0" w:color="A9DFF8" w:themeColor="accent4" w:themeTint="99"/>
        <w:insideV w:val="single" w:sz="4" w:space="0" w:color="A9DFF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4FC" w:themeFill="accent4" w:themeFillTint="33"/>
      </w:tcPr>
    </w:tblStylePr>
    <w:tblStylePr w:type="band1Horz">
      <w:tblPr/>
      <w:tcPr>
        <w:shd w:val="clear" w:color="auto" w:fill="E2F4FC" w:themeFill="accent4" w:themeFillTint="33"/>
      </w:tcPr>
    </w:tblStylePr>
    <w:tblStylePr w:type="neCell">
      <w:tblPr/>
      <w:tcPr>
        <w:tcBorders>
          <w:bottom w:val="single" w:sz="4" w:space="0" w:color="A9DFF8" w:themeColor="accent4" w:themeTint="99"/>
        </w:tcBorders>
      </w:tcPr>
    </w:tblStylePr>
    <w:tblStylePr w:type="nwCell">
      <w:tblPr/>
      <w:tcPr>
        <w:tcBorders>
          <w:bottom w:val="single" w:sz="4" w:space="0" w:color="A9DFF8" w:themeColor="accent4" w:themeTint="99"/>
        </w:tcBorders>
      </w:tcPr>
    </w:tblStylePr>
    <w:tblStylePr w:type="seCell">
      <w:tblPr/>
      <w:tcPr>
        <w:tcBorders>
          <w:top w:val="single" w:sz="4" w:space="0" w:color="A9DFF8" w:themeColor="accent4" w:themeTint="99"/>
        </w:tcBorders>
      </w:tcPr>
    </w:tblStylePr>
    <w:tblStylePr w:type="swCell">
      <w:tblPr/>
      <w:tcPr>
        <w:tcBorders>
          <w:top w:val="single" w:sz="4" w:space="0" w:color="A9DFF8" w:themeColor="accent4" w:themeTint="99"/>
        </w:tcBorders>
      </w:tcPr>
    </w:tblStylePr>
  </w:style>
  <w:style w:type="paragraph" w:styleId="af5">
    <w:name w:val="endnote text"/>
    <w:basedOn w:val="a"/>
    <w:link w:val="Char7"/>
    <w:semiHidden/>
    <w:unhideWhenUsed/>
    <w:rsid w:val="004D416C"/>
    <w:pPr>
      <w:spacing w:after="0" w:line="240" w:lineRule="auto"/>
    </w:pPr>
    <w:rPr>
      <w:szCs w:val="20"/>
    </w:rPr>
  </w:style>
  <w:style w:type="character" w:customStyle="1" w:styleId="Char7">
    <w:name w:val="尾注文本 Char"/>
    <w:basedOn w:val="a0"/>
    <w:link w:val="af5"/>
    <w:semiHidden/>
    <w:rsid w:val="004D416C"/>
    <w:rPr>
      <w:rFonts w:ascii="Arial" w:hAnsi="Arial"/>
      <w:spacing w:val="-2"/>
      <w:lang w:eastAsia="en-US"/>
    </w:rPr>
  </w:style>
  <w:style w:type="character" w:styleId="af6">
    <w:name w:val="endnote reference"/>
    <w:basedOn w:val="a0"/>
    <w:semiHidden/>
    <w:unhideWhenUsed/>
    <w:rsid w:val="004D416C"/>
    <w:rPr>
      <w:vertAlign w:val="superscript"/>
    </w:rPr>
  </w:style>
  <w:style w:type="paragraph" w:styleId="af7">
    <w:name w:val="footnote text"/>
    <w:basedOn w:val="a"/>
    <w:link w:val="Char8"/>
    <w:semiHidden/>
    <w:unhideWhenUsed/>
    <w:rsid w:val="003913FD"/>
    <w:pPr>
      <w:spacing w:after="0" w:line="240" w:lineRule="auto"/>
    </w:pPr>
    <w:rPr>
      <w:szCs w:val="20"/>
    </w:rPr>
  </w:style>
  <w:style w:type="character" w:customStyle="1" w:styleId="Char8">
    <w:name w:val="脚注文本 Char"/>
    <w:basedOn w:val="a0"/>
    <w:link w:val="af7"/>
    <w:semiHidden/>
    <w:rsid w:val="003913FD"/>
    <w:rPr>
      <w:rFonts w:ascii="Arial" w:hAnsi="Arial"/>
      <w:spacing w:val="-2"/>
      <w:lang w:eastAsia="en-US"/>
    </w:rPr>
  </w:style>
  <w:style w:type="character" w:styleId="af8">
    <w:name w:val="footnote reference"/>
    <w:basedOn w:val="a0"/>
    <w:semiHidden/>
    <w:unhideWhenUsed/>
    <w:rsid w:val="003913FD"/>
    <w:rPr>
      <w:vertAlign w:val="superscript"/>
    </w:rPr>
  </w:style>
  <w:style w:type="paragraph" w:styleId="af9">
    <w:name w:val="Revision"/>
    <w:hidden/>
    <w:uiPriority w:val="99"/>
    <w:semiHidden/>
    <w:rsid w:val="00ED5AA1"/>
    <w:rPr>
      <w:rFonts w:ascii="Arial" w:hAnsi="Arial"/>
      <w:spacing w:val="-2"/>
      <w:szCs w:val="24"/>
      <w:lang w:eastAsia="en-US"/>
    </w:rPr>
  </w:style>
  <w:style w:type="paragraph" w:customStyle="1" w:styleId="Bodytextsingle">
    <w:name w:val="Body text single"/>
    <w:basedOn w:val="a6"/>
    <w:qFormat/>
    <w:rsid w:val="00382911"/>
    <w:pPr>
      <w:widowControl/>
      <w:autoSpaceDE/>
      <w:autoSpaceDN/>
      <w:adjustRightInd/>
      <w:spacing w:after="0"/>
      <w:textAlignment w:val="auto"/>
    </w:pPr>
    <w:rPr>
      <w:color w:val="1C1C1C"/>
    </w:rPr>
  </w:style>
  <w:style w:type="paragraph" w:customStyle="1" w:styleId="TableData">
    <w:name w:val="TableData"/>
    <w:basedOn w:val="a"/>
    <w:link w:val="TableDataChar"/>
    <w:rsid w:val="00382911"/>
    <w:pPr>
      <w:spacing w:before="60" w:after="60" w:line="240" w:lineRule="auto"/>
    </w:pPr>
    <w:rPr>
      <w:rFonts w:ascii="Harmony Text" w:eastAsia="Times New Roman" w:hAnsi="Harmony Text"/>
      <w:spacing w:val="0"/>
      <w:szCs w:val="20"/>
      <w:lang w:eastAsia="en-AU"/>
    </w:rPr>
  </w:style>
  <w:style w:type="character" w:customStyle="1" w:styleId="TableDataChar">
    <w:name w:val="TableData Char"/>
    <w:basedOn w:val="a0"/>
    <w:link w:val="TableData"/>
    <w:rsid w:val="00382911"/>
    <w:rPr>
      <w:rFonts w:ascii="Harmony Text" w:eastAsia="Times New Roman" w:hAnsi="Harmony Text"/>
      <w:lang w:eastAsia="en-AU"/>
    </w:rPr>
  </w:style>
  <w:style w:type="paragraph" w:customStyle="1" w:styleId="TableHead">
    <w:name w:val="TableHead"/>
    <w:basedOn w:val="a"/>
    <w:next w:val="TableData"/>
    <w:link w:val="TableHeadChar"/>
    <w:rsid w:val="00382911"/>
    <w:pPr>
      <w:spacing w:before="60" w:after="60" w:line="240" w:lineRule="auto"/>
    </w:pPr>
    <w:rPr>
      <w:rFonts w:ascii="Harmony Text" w:eastAsia="Times New Roman" w:hAnsi="Harmony Text"/>
      <w:b/>
      <w:spacing w:val="0"/>
      <w:szCs w:val="20"/>
      <w:lang w:eastAsia="en-AU"/>
    </w:rPr>
  </w:style>
  <w:style w:type="character" w:customStyle="1" w:styleId="TableHeadChar">
    <w:name w:val="TableHead Char"/>
    <w:basedOn w:val="a0"/>
    <w:link w:val="TableHead"/>
    <w:rsid w:val="00382911"/>
    <w:rPr>
      <w:rFonts w:ascii="Harmony Text" w:eastAsia="Times New Roman" w:hAnsi="Harmony Text"/>
      <w:b/>
      <w:lang w:eastAsia="en-AU"/>
    </w:rPr>
  </w:style>
  <w:style w:type="character" w:customStyle="1" w:styleId="Template">
    <w:name w:val="Template"/>
    <w:basedOn w:val="a0"/>
    <w:rsid w:val="00382911"/>
    <w:rPr>
      <w:color w:val="FF0000"/>
    </w:rPr>
  </w:style>
  <w:style w:type="character" w:customStyle="1" w:styleId="TableTextChar">
    <w:name w:val="Table Text Char"/>
    <w:basedOn w:val="Char1"/>
    <w:link w:val="TableText"/>
    <w:rsid w:val="00382911"/>
    <w:rPr>
      <w:rFonts w:ascii="Arial" w:hAnsi="Arial" w:cs="Calibri"/>
      <w:color w:val="000000"/>
      <w:spacing w:val="-2"/>
      <w:sz w:val="18"/>
      <w:szCs w:val="19"/>
      <w:lang w:eastAsia="en-US"/>
    </w:rPr>
  </w:style>
  <w:style w:type="paragraph" w:customStyle="1" w:styleId="xl65">
    <w:name w:val="xl65"/>
    <w:basedOn w:val="a"/>
    <w:rsid w:val="00002DC1"/>
    <w:pPr>
      <w:shd w:val="clear" w:color="000000" w:fill="FFFFFF"/>
      <w:spacing w:before="100" w:beforeAutospacing="1" w:after="100" w:afterAutospacing="1" w:line="240" w:lineRule="auto"/>
    </w:pPr>
    <w:rPr>
      <w:rFonts w:ascii="Times New Roman" w:eastAsia="Times New Roman" w:hAnsi="Times New Roman"/>
      <w:b/>
      <w:bCs/>
      <w:spacing w:val="0"/>
      <w:sz w:val="24"/>
      <w:lang w:eastAsia="en-AU"/>
    </w:rPr>
  </w:style>
  <w:style w:type="paragraph" w:customStyle="1" w:styleId="xl66">
    <w:name w:val="xl66"/>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67">
    <w:name w:val="xl67"/>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68">
    <w:name w:val="xl68"/>
    <w:basedOn w:val="a"/>
    <w:rsid w:val="00002DC1"/>
    <w:pPr>
      <w:shd w:val="clear" w:color="000000" w:fill="FFFFFF"/>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69">
    <w:name w:val="xl69"/>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70">
    <w:name w:val="xl70"/>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b/>
      <w:bCs/>
      <w:spacing w:val="0"/>
      <w:sz w:val="24"/>
      <w:lang w:eastAsia="en-AU"/>
    </w:rPr>
  </w:style>
  <w:style w:type="paragraph" w:customStyle="1" w:styleId="xl71">
    <w:name w:val="xl71"/>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72">
    <w:name w:val="xl72"/>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73">
    <w:name w:val="xl73"/>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74">
    <w:name w:val="xl74"/>
    <w:basedOn w:val="a"/>
    <w:rsid w:val="00002DC1"/>
    <w:pPr>
      <w:pBdr>
        <w:top w:val="single" w:sz="4" w:space="0" w:color="auto"/>
        <w:left w:val="single" w:sz="4" w:space="18" w:color="auto"/>
        <w:bottom w:val="single" w:sz="4" w:space="0" w:color="auto"/>
        <w:right w:val="single" w:sz="4" w:space="0" w:color="auto"/>
      </w:pBdr>
      <w:shd w:val="clear" w:color="000000" w:fill="FFFFFF"/>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75">
    <w:name w:val="xl75"/>
    <w:basedOn w:val="a"/>
    <w:rsid w:val="00002DC1"/>
    <w:pPr>
      <w:pBdr>
        <w:top w:val="single" w:sz="4" w:space="0" w:color="auto"/>
        <w:left w:val="single" w:sz="4" w:space="18" w:color="auto"/>
        <w:bottom w:val="single" w:sz="4" w:space="0" w:color="auto"/>
        <w:right w:val="single" w:sz="4" w:space="0" w:color="auto"/>
      </w:pBdr>
      <w:shd w:val="clear" w:color="000000" w:fill="FFFFFF"/>
      <w:spacing w:before="100" w:beforeAutospacing="1" w:after="100" w:afterAutospacing="1" w:line="240" w:lineRule="auto"/>
      <w:ind w:firstLineChars="200" w:firstLine="200"/>
    </w:pPr>
    <w:rPr>
      <w:rFonts w:ascii="Times New Roman" w:eastAsia="Times New Roman" w:hAnsi="Times New Roman"/>
      <w:b/>
      <w:bCs/>
      <w:spacing w:val="0"/>
      <w:sz w:val="24"/>
      <w:lang w:eastAsia="en-AU"/>
    </w:rPr>
  </w:style>
  <w:style w:type="paragraph" w:customStyle="1" w:styleId="xl76">
    <w:name w:val="xl76"/>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400" w:firstLine="400"/>
    </w:pPr>
    <w:rPr>
      <w:rFonts w:ascii="Times New Roman" w:eastAsia="Times New Roman" w:hAnsi="Times New Roman"/>
      <w:spacing w:val="0"/>
      <w:sz w:val="24"/>
      <w:lang w:eastAsia="en-AU"/>
    </w:rPr>
  </w:style>
  <w:style w:type="paragraph" w:customStyle="1" w:styleId="xl77">
    <w:name w:val="xl77"/>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400" w:firstLine="400"/>
    </w:pPr>
    <w:rPr>
      <w:rFonts w:ascii="Times New Roman" w:eastAsia="Times New Roman" w:hAnsi="Times New Roman"/>
      <w:b/>
      <w:bCs/>
      <w:spacing w:val="0"/>
      <w:sz w:val="24"/>
      <w:lang w:eastAsia="en-AU"/>
    </w:rPr>
  </w:style>
  <w:style w:type="paragraph" w:customStyle="1" w:styleId="xl78">
    <w:name w:val="xl78"/>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600" w:firstLine="600"/>
    </w:pPr>
    <w:rPr>
      <w:rFonts w:ascii="Times New Roman" w:eastAsia="Times New Roman" w:hAnsi="Times New Roman"/>
      <w:spacing w:val="0"/>
      <w:sz w:val="24"/>
      <w:lang w:eastAsia="en-AU"/>
    </w:rPr>
  </w:style>
  <w:style w:type="paragraph" w:customStyle="1" w:styleId="xl79">
    <w:name w:val="xl79"/>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0">
    <w:name w:val="xl80"/>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1">
    <w:name w:val="xl81"/>
    <w:basedOn w:val="a"/>
    <w:rsid w:val="00002DC1"/>
    <w:pP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2">
    <w:name w:val="xl82"/>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jc w:val="center"/>
    </w:pPr>
    <w:rPr>
      <w:rFonts w:ascii="Times New Roman" w:eastAsia="Times New Roman" w:hAnsi="Times New Roman"/>
      <w:b/>
      <w:bCs/>
      <w:color w:val="FFFFFF"/>
      <w:spacing w:val="0"/>
      <w:sz w:val="24"/>
      <w:lang w:eastAsia="en-AU"/>
    </w:rPr>
  </w:style>
  <w:style w:type="paragraph" w:customStyle="1" w:styleId="xl83">
    <w:name w:val="xl83"/>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ascii="Times New Roman" w:eastAsia="Times New Roman" w:hAnsi="Times New Roman"/>
      <w:b/>
      <w:bCs/>
      <w:color w:val="FFFFFF"/>
      <w:spacing w:val="0"/>
      <w:sz w:val="24"/>
      <w:lang w:eastAsia="en-AU"/>
    </w:rPr>
  </w:style>
  <w:style w:type="paragraph" w:customStyle="1" w:styleId="xl84">
    <w:name w:val="xl84"/>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ascii="Times New Roman" w:eastAsia="Times New Roman" w:hAnsi="Times New Roman"/>
      <w:b/>
      <w:bCs/>
      <w:color w:val="FFFFFF"/>
      <w:spacing w:val="0"/>
      <w:sz w:val="24"/>
      <w:lang w:eastAsia="en-AU"/>
    </w:rPr>
  </w:style>
  <w:style w:type="paragraph" w:customStyle="1" w:styleId="xl85">
    <w:name w:val="xl85"/>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6">
    <w:name w:val="xl86"/>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7">
    <w:name w:val="xl87"/>
    <w:basedOn w:val="a"/>
    <w:rsid w:val="00002DC1"/>
    <w:pPr>
      <w:shd w:val="clear" w:color="000000" w:fill="FFFFFF"/>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8">
    <w:name w:val="xl88"/>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89">
    <w:name w:val="xl89"/>
    <w:basedOn w:val="a"/>
    <w:rsid w:val="00002DC1"/>
    <w:pPr>
      <w:pBdr>
        <w:top w:val="single" w:sz="4" w:space="0" w:color="auto"/>
        <w:left w:val="single" w:sz="4" w:space="18"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90">
    <w:name w:val="xl90"/>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91">
    <w:name w:val="xl91"/>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2">
    <w:name w:val="xl92"/>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3">
    <w:name w:val="xl93"/>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94">
    <w:name w:val="xl94"/>
    <w:basedOn w:val="a"/>
    <w:rsid w:val="00002DC1"/>
    <w:pPr>
      <w:pBdr>
        <w:top w:val="single" w:sz="4" w:space="0" w:color="auto"/>
        <w:left w:val="single" w:sz="4" w:space="18" w:color="auto"/>
        <w:bottom w:val="single" w:sz="4" w:space="0" w:color="auto"/>
        <w:right w:val="single" w:sz="4" w:space="0" w:color="auto"/>
      </w:pBdr>
      <w:shd w:val="clear" w:color="000000" w:fill="A9D08E"/>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95">
    <w:name w:val="xl95"/>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96">
    <w:name w:val="xl96"/>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7">
    <w:name w:val="xl97"/>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8">
    <w:name w:val="xl98"/>
    <w:basedOn w:val="a"/>
    <w:rsid w:val="00002DC1"/>
    <w:pP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9">
    <w:name w:val="xl99"/>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400" w:firstLine="400"/>
    </w:pPr>
    <w:rPr>
      <w:rFonts w:ascii="Times New Roman" w:eastAsia="Times New Roman" w:hAnsi="Times New Roman"/>
      <w:spacing w:val="0"/>
      <w:sz w:val="24"/>
      <w:lang w:eastAsia="en-AU"/>
    </w:rPr>
  </w:style>
  <w:style w:type="paragraph" w:customStyle="1" w:styleId="xl100">
    <w:name w:val="xl100"/>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400" w:firstLine="400"/>
    </w:pPr>
    <w:rPr>
      <w:rFonts w:ascii="Times New Roman" w:eastAsia="Times New Roman" w:hAnsi="Times New Roman"/>
      <w:b/>
      <w:bCs/>
      <w:spacing w:val="0"/>
      <w:sz w:val="24"/>
      <w:lang w:eastAsia="en-AU"/>
    </w:rPr>
  </w:style>
  <w:style w:type="paragraph" w:customStyle="1" w:styleId="xl101">
    <w:name w:val="xl101"/>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600" w:firstLine="600"/>
    </w:pPr>
    <w:rPr>
      <w:rFonts w:ascii="Times New Roman" w:eastAsia="Times New Roman" w:hAnsi="Times New Roman"/>
      <w:spacing w:val="0"/>
      <w:sz w:val="24"/>
      <w:lang w:eastAsia="en-AU"/>
    </w:rPr>
  </w:style>
  <w:style w:type="paragraph" w:customStyle="1" w:styleId="xl102">
    <w:name w:val="xl102"/>
    <w:basedOn w:val="a"/>
    <w:rsid w:val="00002DC1"/>
    <w:pPr>
      <w:pBdr>
        <w:top w:val="single" w:sz="4" w:space="0" w:color="auto"/>
        <w:left w:val="single" w:sz="4" w:space="18" w:color="auto"/>
        <w:bottom w:val="single" w:sz="4" w:space="0" w:color="auto"/>
        <w:right w:val="single" w:sz="4" w:space="0" w:color="auto"/>
      </w:pBdr>
      <w:shd w:val="clear" w:color="000000" w:fill="A9D08E"/>
      <w:spacing w:before="100" w:beforeAutospacing="1" w:after="100" w:afterAutospacing="1" w:line="240" w:lineRule="auto"/>
      <w:ind w:firstLineChars="200" w:firstLine="200"/>
    </w:pPr>
    <w:rPr>
      <w:rFonts w:ascii="Times New Roman" w:eastAsia="Times New Roman" w:hAnsi="Times New Roman"/>
      <w:b/>
      <w:bCs/>
      <w:spacing w:val="0"/>
      <w:sz w:val="24"/>
      <w:lang w:eastAsia="en-AU"/>
    </w:rPr>
  </w:style>
  <w:style w:type="paragraph" w:customStyle="1" w:styleId="xl103">
    <w:name w:val="xl103"/>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600" w:firstLine="600"/>
    </w:pPr>
    <w:rPr>
      <w:rFonts w:ascii="Times New Roman" w:eastAsia="Times New Roman" w:hAnsi="Times New Roman"/>
      <w:b/>
      <w:bCs/>
      <w:spacing w:val="0"/>
      <w:sz w:val="24"/>
      <w:lang w:eastAsia="en-AU"/>
    </w:rPr>
  </w:style>
  <w:style w:type="paragraph" w:customStyle="1" w:styleId="xl104">
    <w:name w:val="xl104"/>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800" w:firstLine="800"/>
    </w:pPr>
    <w:rPr>
      <w:rFonts w:ascii="Times New Roman" w:eastAsia="Times New Roman" w:hAnsi="Times New Roman"/>
      <w:spacing w:val="0"/>
      <w:sz w:val="24"/>
      <w:lang w:eastAsia="en-AU"/>
    </w:rPr>
  </w:style>
  <w:style w:type="paragraph" w:customStyle="1" w:styleId="xl105">
    <w:name w:val="xl105"/>
    <w:basedOn w:val="a"/>
    <w:rsid w:val="00002DC1"/>
    <w:pP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6">
    <w:name w:val="xl106"/>
    <w:basedOn w:val="a"/>
    <w:rsid w:val="00002D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7">
    <w:name w:val="xl107"/>
    <w:basedOn w:val="a"/>
    <w:rsid w:val="00002D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8">
    <w:name w:val="xl108"/>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table" w:customStyle="1" w:styleId="GridTable4Accent1">
    <w:name w:val="Grid Table 4 Accent 1"/>
    <w:basedOn w:val="a1"/>
    <w:uiPriority w:val="49"/>
    <w:rsid w:val="00C86BDD"/>
    <w:tblPr>
      <w:tblStyleRowBandSize w:val="1"/>
      <w:tblStyleColBandSize w:val="1"/>
      <w:tblBorders>
        <w:top w:val="single" w:sz="4" w:space="0" w:color="2B92FF" w:themeColor="accent1" w:themeTint="99"/>
        <w:left w:val="single" w:sz="4" w:space="0" w:color="2B92FF" w:themeColor="accent1" w:themeTint="99"/>
        <w:bottom w:val="single" w:sz="4" w:space="0" w:color="2B92FF" w:themeColor="accent1" w:themeTint="99"/>
        <w:right w:val="single" w:sz="4" w:space="0" w:color="2B92FF" w:themeColor="accent1" w:themeTint="99"/>
        <w:insideH w:val="single" w:sz="4" w:space="0" w:color="2B92FF" w:themeColor="accent1" w:themeTint="99"/>
        <w:insideV w:val="single" w:sz="4" w:space="0" w:color="2B92FF" w:themeColor="accent1" w:themeTint="99"/>
      </w:tblBorders>
    </w:tblPr>
    <w:tblStylePr w:type="firstRow">
      <w:rPr>
        <w:b/>
        <w:bCs/>
        <w:color w:val="FFFFFF" w:themeColor="background1"/>
      </w:rPr>
      <w:tblPr/>
      <w:tcPr>
        <w:tcBorders>
          <w:top w:val="single" w:sz="4" w:space="0" w:color="004D9D" w:themeColor="accent1"/>
          <w:left w:val="single" w:sz="4" w:space="0" w:color="004D9D" w:themeColor="accent1"/>
          <w:bottom w:val="single" w:sz="4" w:space="0" w:color="004D9D" w:themeColor="accent1"/>
          <w:right w:val="single" w:sz="4" w:space="0" w:color="004D9D" w:themeColor="accent1"/>
          <w:insideH w:val="nil"/>
          <w:insideV w:val="nil"/>
        </w:tcBorders>
        <w:shd w:val="clear" w:color="auto" w:fill="004D9D" w:themeFill="accent1"/>
      </w:tcPr>
    </w:tblStylePr>
    <w:tblStylePr w:type="lastRow">
      <w:rPr>
        <w:b/>
        <w:bCs/>
      </w:rPr>
      <w:tblPr/>
      <w:tcPr>
        <w:tcBorders>
          <w:top w:val="double" w:sz="4" w:space="0" w:color="004D9D"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customStyle="1" w:styleId="GridTable5DarkAccent1">
    <w:name w:val="Grid Table 5 Dark Accent 1"/>
    <w:basedOn w:val="a1"/>
    <w:uiPriority w:val="50"/>
    <w:rsid w:val="00E54F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D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D9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D9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D9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D9D" w:themeFill="accent1"/>
      </w:tcPr>
    </w:tblStylePr>
    <w:tblStylePr w:type="band1Vert">
      <w:tblPr/>
      <w:tcPr>
        <w:shd w:val="clear" w:color="auto" w:fill="71B6FF" w:themeFill="accent1" w:themeFillTint="66"/>
      </w:tcPr>
    </w:tblStylePr>
    <w:tblStylePr w:type="band1Horz">
      <w:tblPr/>
      <w:tcPr>
        <w:shd w:val="clear" w:color="auto" w:fill="71B6FF" w:themeFill="accent1" w:themeFillTint="66"/>
      </w:tcPr>
    </w:tblStylePr>
  </w:style>
  <w:style w:type="table" w:customStyle="1" w:styleId="GridTable5DarkAccent3">
    <w:name w:val="Grid Table 5 Dark Accent 3"/>
    <w:basedOn w:val="a1"/>
    <w:uiPriority w:val="50"/>
    <w:rsid w:val="00E54F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1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1EB"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1EB"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1EB"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1EB" w:themeFill="accent3"/>
      </w:tcPr>
    </w:tblStylePr>
    <w:tblStylePr w:type="band1Vert">
      <w:tblPr/>
      <w:tcPr>
        <w:shd w:val="clear" w:color="auto" w:fill="91E3FF" w:themeFill="accent3" w:themeFillTint="66"/>
      </w:tcPr>
    </w:tblStylePr>
    <w:tblStylePr w:type="band1Horz">
      <w:tblPr/>
      <w:tcPr>
        <w:shd w:val="clear" w:color="auto" w:fill="91E3FF" w:themeFill="accent3" w:themeFillTint="66"/>
      </w:tcPr>
    </w:tblStylePr>
  </w:style>
  <w:style w:type="table" w:customStyle="1" w:styleId="GridTable4Accent3">
    <w:name w:val="Grid Table 4 Accent 3"/>
    <w:basedOn w:val="a1"/>
    <w:uiPriority w:val="49"/>
    <w:rsid w:val="00E54FCC"/>
    <w:tblPr>
      <w:tblStyleRowBandSize w:val="1"/>
      <w:tblStyleColBandSize w:val="1"/>
      <w:tblBorders>
        <w:top w:val="single" w:sz="4" w:space="0" w:color="5AD6FF" w:themeColor="accent3" w:themeTint="99"/>
        <w:left w:val="single" w:sz="4" w:space="0" w:color="5AD6FF" w:themeColor="accent3" w:themeTint="99"/>
        <w:bottom w:val="single" w:sz="4" w:space="0" w:color="5AD6FF" w:themeColor="accent3" w:themeTint="99"/>
        <w:right w:val="single" w:sz="4" w:space="0" w:color="5AD6FF" w:themeColor="accent3" w:themeTint="99"/>
        <w:insideH w:val="single" w:sz="4" w:space="0" w:color="5AD6FF" w:themeColor="accent3" w:themeTint="99"/>
        <w:insideV w:val="single" w:sz="4" w:space="0" w:color="5AD6FF" w:themeColor="accent3" w:themeTint="99"/>
      </w:tblBorders>
    </w:tblPr>
    <w:tblStylePr w:type="firstRow">
      <w:rPr>
        <w:b/>
        <w:bCs/>
        <w:color w:val="FFFFFF" w:themeColor="background1"/>
      </w:rPr>
      <w:tblPr/>
      <w:tcPr>
        <w:tcBorders>
          <w:top w:val="single" w:sz="4" w:space="0" w:color="00B1EB" w:themeColor="accent3"/>
          <w:left w:val="single" w:sz="4" w:space="0" w:color="00B1EB" w:themeColor="accent3"/>
          <w:bottom w:val="single" w:sz="4" w:space="0" w:color="00B1EB" w:themeColor="accent3"/>
          <w:right w:val="single" w:sz="4" w:space="0" w:color="00B1EB" w:themeColor="accent3"/>
          <w:insideH w:val="nil"/>
          <w:insideV w:val="nil"/>
        </w:tcBorders>
        <w:shd w:val="clear" w:color="auto" w:fill="00B1EB" w:themeFill="accent3"/>
      </w:tcPr>
    </w:tblStylePr>
    <w:tblStylePr w:type="lastRow">
      <w:rPr>
        <w:b/>
        <w:bCs/>
      </w:rPr>
      <w:tblPr/>
      <w:tcPr>
        <w:tcBorders>
          <w:top w:val="double" w:sz="4" w:space="0" w:color="00B1EB" w:themeColor="accent3"/>
        </w:tcBorders>
      </w:tcPr>
    </w:tblStylePr>
    <w:tblStylePr w:type="firstCol">
      <w:rPr>
        <w:b/>
        <w:bCs/>
      </w:rPr>
    </w:tblStylePr>
    <w:tblStylePr w:type="lastCol">
      <w:rPr>
        <w:b/>
        <w:bCs/>
      </w:rPr>
    </w:tblStylePr>
    <w:tblStylePr w:type="band1Vert">
      <w:tblPr/>
      <w:tcPr>
        <w:shd w:val="clear" w:color="auto" w:fill="C8F1FF" w:themeFill="accent3" w:themeFillTint="33"/>
      </w:tcPr>
    </w:tblStylePr>
    <w:tblStylePr w:type="band1Horz">
      <w:tblPr/>
      <w:tcPr>
        <w:shd w:val="clear" w:color="auto" w:fill="C8F1FF" w:themeFill="accent3" w:themeFillTint="33"/>
      </w:tcPr>
    </w:tblStylePr>
  </w:style>
  <w:style w:type="table" w:customStyle="1" w:styleId="GridTable5DarkAccent2">
    <w:name w:val="Grid Table 5 Dark Accent 2"/>
    <w:basedOn w:val="a1"/>
    <w:uiPriority w:val="50"/>
    <w:rsid w:val="00BB2F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FE7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8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8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8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8C0" w:themeFill="accent2"/>
      </w:tcPr>
    </w:tblStylePr>
    <w:tblStylePr w:type="band1Vert">
      <w:tblPr/>
      <w:tcPr>
        <w:shd w:val="clear" w:color="auto" w:fill="7FCFFF" w:themeFill="accent2" w:themeFillTint="66"/>
      </w:tcPr>
    </w:tblStylePr>
    <w:tblStylePr w:type="band1Horz">
      <w:tblPr/>
      <w:tcPr>
        <w:shd w:val="clear" w:color="auto" w:fill="7FCFFF" w:themeFill="accent2" w:themeFillTint="66"/>
      </w:tcPr>
    </w:tblStylePr>
  </w:style>
  <w:style w:type="table" w:customStyle="1" w:styleId="GridTable5Dark">
    <w:name w:val="Grid Table 5 Dark"/>
    <w:basedOn w:val="a1"/>
    <w:uiPriority w:val="50"/>
    <w:rsid w:val="006F76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DAFF"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D9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D9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D9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D9D" w:themeFill="text1"/>
      </w:tcPr>
    </w:tblStylePr>
    <w:tblStylePr w:type="band1Vert">
      <w:tblPr/>
      <w:tcPr>
        <w:shd w:val="clear" w:color="auto" w:fill="71B6FF" w:themeFill="text1" w:themeFillTint="66"/>
      </w:tcPr>
    </w:tblStylePr>
    <w:tblStylePr w:type="band1Horz">
      <w:tblPr/>
      <w:tcPr>
        <w:shd w:val="clear" w:color="auto" w:fill="71B6FF" w:themeFill="text1" w:themeFillTint="66"/>
      </w:tcPr>
    </w:tblStylePr>
  </w:style>
  <w:style w:type="table" w:customStyle="1" w:styleId="GridTable4Accent2">
    <w:name w:val="Grid Table 4 Accent 2"/>
    <w:basedOn w:val="a1"/>
    <w:uiPriority w:val="49"/>
    <w:rsid w:val="006F76AC"/>
    <w:tblPr>
      <w:tblStyleRowBandSize w:val="1"/>
      <w:tblStyleColBandSize w:val="1"/>
      <w:tblBorders>
        <w:top w:val="single" w:sz="4" w:space="0" w:color="40B7FF" w:themeColor="accent2" w:themeTint="99"/>
        <w:left w:val="single" w:sz="4" w:space="0" w:color="40B7FF" w:themeColor="accent2" w:themeTint="99"/>
        <w:bottom w:val="single" w:sz="4" w:space="0" w:color="40B7FF" w:themeColor="accent2" w:themeTint="99"/>
        <w:right w:val="single" w:sz="4" w:space="0" w:color="40B7FF" w:themeColor="accent2" w:themeTint="99"/>
        <w:insideH w:val="single" w:sz="4" w:space="0" w:color="40B7FF" w:themeColor="accent2" w:themeTint="99"/>
        <w:insideV w:val="single" w:sz="4" w:space="0" w:color="40B7FF" w:themeColor="accent2" w:themeTint="99"/>
      </w:tblBorders>
    </w:tblPr>
    <w:tblStylePr w:type="firstRow">
      <w:rPr>
        <w:b/>
        <w:bCs/>
        <w:color w:val="FFFFFF" w:themeColor="background1"/>
      </w:rPr>
      <w:tblPr/>
      <w:tcPr>
        <w:tcBorders>
          <w:top w:val="single" w:sz="4" w:space="0" w:color="0078C0" w:themeColor="accent2"/>
          <w:left w:val="single" w:sz="4" w:space="0" w:color="0078C0" w:themeColor="accent2"/>
          <w:bottom w:val="single" w:sz="4" w:space="0" w:color="0078C0" w:themeColor="accent2"/>
          <w:right w:val="single" w:sz="4" w:space="0" w:color="0078C0" w:themeColor="accent2"/>
          <w:insideH w:val="nil"/>
          <w:insideV w:val="nil"/>
        </w:tcBorders>
        <w:shd w:val="clear" w:color="auto" w:fill="0078C0" w:themeFill="accent2"/>
      </w:tcPr>
    </w:tblStylePr>
    <w:tblStylePr w:type="lastRow">
      <w:rPr>
        <w:b/>
        <w:bCs/>
      </w:rPr>
      <w:tblPr/>
      <w:tcPr>
        <w:tcBorders>
          <w:top w:val="double" w:sz="4" w:space="0" w:color="0078C0" w:themeColor="accent2"/>
        </w:tcBorders>
      </w:tcPr>
    </w:tblStylePr>
    <w:tblStylePr w:type="firstCol">
      <w:rPr>
        <w:b/>
        <w:bCs/>
      </w:rPr>
    </w:tblStylePr>
    <w:tblStylePr w:type="lastCol">
      <w:rPr>
        <w:b/>
        <w:bCs/>
      </w:rPr>
    </w:tblStylePr>
    <w:tblStylePr w:type="band1Vert">
      <w:tblPr/>
      <w:tcPr>
        <w:shd w:val="clear" w:color="auto" w:fill="BFE7FF" w:themeFill="accent2" w:themeFillTint="33"/>
      </w:tcPr>
    </w:tblStylePr>
    <w:tblStylePr w:type="band1Horz">
      <w:tblPr/>
      <w:tcPr>
        <w:shd w:val="clear" w:color="auto" w:fill="BFE7FF" w:themeFill="accent2" w:themeFillTint="33"/>
      </w:tcPr>
    </w:tblStylePr>
  </w:style>
  <w:style w:type="paragraph" w:styleId="HTML">
    <w:name w:val="HTML Preformatted"/>
    <w:basedOn w:val="a"/>
    <w:link w:val="HTMLChar"/>
    <w:uiPriority w:val="99"/>
    <w:unhideWhenUsed/>
    <w:rsid w:val="00226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pacing w:val="0"/>
      <w:szCs w:val="20"/>
      <w:lang w:eastAsia="en-AU"/>
    </w:rPr>
  </w:style>
  <w:style w:type="character" w:customStyle="1" w:styleId="HTMLChar">
    <w:name w:val="HTML 预设格式 Char"/>
    <w:basedOn w:val="a0"/>
    <w:link w:val="HTML"/>
    <w:uiPriority w:val="99"/>
    <w:rsid w:val="00226F2D"/>
    <w:rPr>
      <w:rFonts w:ascii="Courier New" w:eastAsia="Times New Roman" w:hAnsi="Courier New" w:cs="Courier New"/>
      <w:lang w:eastAsia="en-AU"/>
    </w:rPr>
  </w:style>
  <w:style w:type="paragraph" w:customStyle="1" w:styleId="msonormal0">
    <w:name w:val="msonormal"/>
    <w:basedOn w:val="a"/>
    <w:rsid w:val="00EC3696"/>
    <w:pP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font5">
    <w:name w:val="font5"/>
    <w:basedOn w:val="a"/>
    <w:rsid w:val="00EC3696"/>
    <w:pPr>
      <w:spacing w:before="100" w:beforeAutospacing="1" w:after="100" w:afterAutospacing="1" w:line="240" w:lineRule="auto"/>
    </w:pPr>
    <w:rPr>
      <w:rFonts w:ascii="Calibri" w:eastAsia="Times New Roman" w:hAnsi="Calibri" w:cs="Calibri"/>
      <w:color w:val="000000"/>
      <w:spacing w:val="0"/>
      <w:sz w:val="22"/>
      <w:szCs w:val="22"/>
      <w:lang w:eastAsia="en-AU"/>
    </w:rPr>
  </w:style>
  <w:style w:type="table" w:customStyle="1" w:styleId="GridTable5DarkAccent4">
    <w:name w:val="Grid Table 5 Dark Accent 4"/>
    <w:basedOn w:val="a1"/>
    <w:uiPriority w:val="50"/>
    <w:rsid w:val="00EC36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4F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1CBF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1CBF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1CBF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1CBF4" w:themeFill="accent4"/>
      </w:tcPr>
    </w:tblStylePr>
    <w:tblStylePr w:type="band1Vert">
      <w:tblPr/>
      <w:tcPr>
        <w:shd w:val="clear" w:color="auto" w:fill="C6EAFA" w:themeFill="accent4" w:themeFillTint="66"/>
      </w:tcPr>
    </w:tblStylePr>
    <w:tblStylePr w:type="band1Horz">
      <w:tblPr/>
      <w:tcPr>
        <w:shd w:val="clear" w:color="auto" w:fill="C6EAFA" w:themeFill="accent4" w:themeFillTint="66"/>
      </w:tcPr>
    </w:tblStylePr>
  </w:style>
  <w:style w:type="table" w:customStyle="1" w:styleId="GridTable4Accent4">
    <w:name w:val="Grid Table 4 Accent 4"/>
    <w:basedOn w:val="a1"/>
    <w:uiPriority w:val="49"/>
    <w:rsid w:val="00EC3696"/>
    <w:tblPr>
      <w:tblStyleRowBandSize w:val="1"/>
      <w:tblStyleColBandSize w:val="1"/>
      <w:tblBorders>
        <w:top w:val="single" w:sz="4" w:space="0" w:color="A9DFF8" w:themeColor="accent4" w:themeTint="99"/>
        <w:left w:val="single" w:sz="4" w:space="0" w:color="A9DFF8" w:themeColor="accent4" w:themeTint="99"/>
        <w:bottom w:val="single" w:sz="4" w:space="0" w:color="A9DFF8" w:themeColor="accent4" w:themeTint="99"/>
        <w:right w:val="single" w:sz="4" w:space="0" w:color="A9DFF8" w:themeColor="accent4" w:themeTint="99"/>
        <w:insideH w:val="single" w:sz="4" w:space="0" w:color="A9DFF8" w:themeColor="accent4" w:themeTint="99"/>
        <w:insideV w:val="single" w:sz="4" w:space="0" w:color="A9DFF8" w:themeColor="accent4" w:themeTint="99"/>
      </w:tblBorders>
    </w:tblPr>
    <w:tblStylePr w:type="firstRow">
      <w:rPr>
        <w:b/>
        <w:bCs/>
        <w:color w:val="FFFFFF" w:themeColor="background1"/>
      </w:rPr>
      <w:tblPr/>
      <w:tcPr>
        <w:tcBorders>
          <w:top w:val="single" w:sz="4" w:space="0" w:color="71CBF4" w:themeColor="accent4"/>
          <w:left w:val="single" w:sz="4" w:space="0" w:color="71CBF4" w:themeColor="accent4"/>
          <w:bottom w:val="single" w:sz="4" w:space="0" w:color="71CBF4" w:themeColor="accent4"/>
          <w:right w:val="single" w:sz="4" w:space="0" w:color="71CBF4" w:themeColor="accent4"/>
          <w:insideH w:val="nil"/>
          <w:insideV w:val="nil"/>
        </w:tcBorders>
        <w:shd w:val="clear" w:color="auto" w:fill="71CBF4" w:themeFill="accent4"/>
      </w:tcPr>
    </w:tblStylePr>
    <w:tblStylePr w:type="lastRow">
      <w:rPr>
        <w:b/>
        <w:bCs/>
      </w:rPr>
      <w:tblPr/>
      <w:tcPr>
        <w:tcBorders>
          <w:top w:val="double" w:sz="4" w:space="0" w:color="71CBF4" w:themeColor="accent4"/>
        </w:tcBorders>
      </w:tcPr>
    </w:tblStylePr>
    <w:tblStylePr w:type="firstCol">
      <w:rPr>
        <w:b/>
        <w:bCs/>
      </w:rPr>
    </w:tblStylePr>
    <w:tblStylePr w:type="lastCol">
      <w:rPr>
        <w:b/>
        <w:bCs/>
      </w:rPr>
    </w:tblStylePr>
    <w:tblStylePr w:type="band1Vert">
      <w:tblPr/>
      <w:tcPr>
        <w:shd w:val="clear" w:color="auto" w:fill="E2F4FC" w:themeFill="accent4" w:themeFillTint="33"/>
      </w:tcPr>
    </w:tblStylePr>
    <w:tblStylePr w:type="band1Horz">
      <w:tblPr/>
      <w:tcPr>
        <w:shd w:val="clear" w:color="auto" w:fill="E2F4FC" w:themeFill="accent4" w:themeFillTint="33"/>
      </w:tcPr>
    </w:tblStylePr>
  </w:style>
  <w:style w:type="paragraph" w:customStyle="1" w:styleId="TableParagraph">
    <w:name w:val="Table Paragraph"/>
    <w:basedOn w:val="a"/>
    <w:uiPriority w:val="1"/>
    <w:qFormat/>
    <w:rsid w:val="0021701C"/>
    <w:pPr>
      <w:widowControl w:val="0"/>
      <w:spacing w:after="0" w:line="240" w:lineRule="auto"/>
    </w:pPr>
    <w:rPr>
      <w:rFonts w:asciiTheme="minorHAnsi" w:hAnsiTheme="minorHAnsi" w:cstheme="minorBidi"/>
      <w:spacing w:val="0"/>
      <w:sz w:val="22"/>
      <w:szCs w:val="22"/>
      <w:lang w:val="en-US"/>
    </w:rPr>
  </w:style>
  <w:style w:type="table" w:customStyle="1" w:styleId="GridTable4">
    <w:name w:val="Grid Table 4"/>
    <w:basedOn w:val="a1"/>
    <w:uiPriority w:val="49"/>
    <w:rsid w:val="0021701C"/>
    <w:rPr>
      <w:rFonts w:asciiTheme="minorHAnsi" w:hAnsiTheme="minorHAnsi" w:cstheme="minorBidi"/>
      <w:sz w:val="22"/>
      <w:szCs w:val="22"/>
      <w:lang w:val="en-US" w:eastAsia="en-US"/>
    </w:rPr>
    <w:tblPr>
      <w:tblStyleRowBandSize w:val="1"/>
      <w:tblStyleColBandSize w:val="1"/>
      <w:tblBorders>
        <w:top w:val="single" w:sz="4" w:space="0" w:color="2B92FF" w:themeColor="text1" w:themeTint="99"/>
        <w:left w:val="single" w:sz="4" w:space="0" w:color="2B92FF" w:themeColor="text1" w:themeTint="99"/>
        <w:bottom w:val="single" w:sz="4" w:space="0" w:color="2B92FF" w:themeColor="text1" w:themeTint="99"/>
        <w:right w:val="single" w:sz="4" w:space="0" w:color="2B92FF" w:themeColor="text1" w:themeTint="99"/>
        <w:insideH w:val="single" w:sz="4" w:space="0" w:color="2B92FF" w:themeColor="text1" w:themeTint="99"/>
        <w:insideV w:val="single" w:sz="4" w:space="0" w:color="2B92FF" w:themeColor="text1" w:themeTint="99"/>
      </w:tblBorders>
    </w:tblPr>
    <w:tblStylePr w:type="firstRow">
      <w:rPr>
        <w:b/>
        <w:bCs/>
        <w:color w:val="FFFFFF" w:themeColor="background1"/>
      </w:rPr>
      <w:tblPr/>
      <w:tcPr>
        <w:tcBorders>
          <w:top w:val="single" w:sz="4" w:space="0" w:color="004D9D" w:themeColor="text1"/>
          <w:left w:val="single" w:sz="4" w:space="0" w:color="004D9D" w:themeColor="text1"/>
          <w:bottom w:val="single" w:sz="4" w:space="0" w:color="004D9D" w:themeColor="text1"/>
          <w:right w:val="single" w:sz="4" w:space="0" w:color="004D9D" w:themeColor="text1"/>
          <w:insideH w:val="nil"/>
          <w:insideV w:val="nil"/>
        </w:tcBorders>
        <w:shd w:val="clear" w:color="auto" w:fill="004D9D" w:themeFill="text1"/>
      </w:tcPr>
    </w:tblStylePr>
    <w:tblStylePr w:type="lastRow">
      <w:rPr>
        <w:b/>
        <w:bCs/>
      </w:rPr>
      <w:tblPr/>
      <w:tcPr>
        <w:tcBorders>
          <w:top w:val="double" w:sz="4" w:space="0" w:color="004D9D" w:themeColor="text1"/>
        </w:tcBorders>
      </w:tcPr>
    </w:tblStylePr>
    <w:tblStylePr w:type="firstCol">
      <w:rPr>
        <w:b/>
        <w:bCs/>
      </w:rPr>
    </w:tblStylePr>
    <w:tblStylePr w:type="lastCol">
      <w:rPr>
        <w:b/>
        <w:bCs/>
      </w:rPr>
    </w:tblStylePr>
    <w:tblStylePr w:type="band1Vert">
      <w:tblPr/>
      <w:tcPr>
        <w:shd w:val="clear" w:color="auto" w:fill="B8DAFF" w:themeFill="text1" w:themeFillTint="33"/>
      </w:tcPr>
    </w:tblStylePr>
    <w:tblStylePr w:type="band1Horz">
      <w:tblPr/>
      <w:tcPr>
        <w:shd w:val="clear" w:color="auto" w:fill="B8DAFF" w:themeFill="text1" w:themeFillTint="33"/>
      </w:tcPr>
    </w:tblStylePr>
  </w:style>
  <w:style w:type="paragraph" w:styleId="afa">
    <w:name w:val="Normal (Web)"/>
    <w:basedOn w:val="a"/>
    <w:uiPriority w:val="99"/>
    <w:semiHidden/>
    <w:unhideWhenUsed/>
    <w:rsid w:val="004F34E4"/>
    <w:pPr>
      <w:spacing w:before="100" w:beforeAutospacing="1" w:after="100" w:afterAutospacing="1" w:line="240" w:lineRule="auto"/>
    </w:pPr>
    <w:rPr>
      <w:rFonts w:ascii="Times New Roman" w:hAnsi="Times New Roman"/>
      <w:spacing w:val="0"/>
      <w:sz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Times New Roman"/>
        <w:lang w:val="en-AU"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2D8"/>
    <w:pPr>
      <w:spacing w:after="227" w:line="240" w:lineRule="atLeast"/>
    </w:pPr>
    <w:rPr>
      <w:rFonts w:ascii="Arial" w:hAnsi="Arial"/>
      <w:spacing w:val="-2"/>
      <w:szCs w:val="24"/>
      <w:lang w:eastAsia="en-US"/>
    </w:rPr>
  </w:style>
  <w:style w:type="paragraph" w:styleId="1">
    <w:name w:val="heading 1"/>
    <w:basedOn w:val="a"/>
    <w:next w:val="a"/>
    <w:link w:val="1Char"/>
    <w:uiPriority w:val="9"/>
    <w:qFormat/>
    <w:rsid w:val="00A37BD5"/>
    <w:pPr>
      <w:widowControl w:val="0"/>
      <w:numPr>
        <w:numId w:val="4"/>
      </w:numPr>
      <w:suppressAutoHyphens/>
      <w:autoSpaceDE w:val="0"/>
      <w:autoSpaceDN w:val="0"/>
      <w:adjustRightInd w:val="0"/>
      <w:spacing w:before="120" w:after="180" w:line="300" w:lineRule="atLeast"/>
      <w:textAlignment w:val="center"/>
      <w:outlineLvl w:val="0"/>
    </w:pPr>
    <w:rPr>
      <w:rFonts w:ascii="Calibri" w:hAnsi="Calibri" w:cs="Calibri"/>
      <w:b/>
      <w:color w:val="004D9D" w:themeColor="text1"/>
      <w:sz w:val="26"/>
      <w:szCs w:val="30"/>
    </w:rPr>
  </w:style>
  <w:style w:type="paragraph" w:styleId="2">
    <w:name w:val="heading 2"/>
    <w:basedOn w:val="a"/>
    <w:next w:val="a"/>
    <w:link w:val="2Char"/>
    <w:qFormat/>
    <w:rsid w:val="00A37BD5"/>
    <w:pPr>
      <w:widowControl w:val="0"/>
      <w:numPr>
        <w:ilvl w:val="1"/>
        <w:numId w:val="4"/>
      </w:numPr>
      <w:suppressAutoHyphens/>
      <w:autoSpaceDE w:val="0"/>
      <w:autoSpaceDN w:val="0"/>
      <w:adjustRightInd w:val="0"/>
      <w:spacing w:before="180" w:after="60"/>
      <w:textAlignment w:val="center"/>
      <w:outlineLvl w:val="1"/>
    </w:pPr>
    <w:rPr>
      <w:rFonts w:ascii="Calibri" w:hAnsi="Calibri" w:cs="Calibri"/>
      <w:b/>
      <w:color w:val="004D9D" w:themeColor="text1"/>
      <w:sz w:val="22"/>
      <w:szCs w:val="21"/>
    </w:rPr>
  </w:style>
  <w:style w:type="paragraph" w:styleId="3">
    <w:name w:val="heading 3"/>
    <w:basedOn w:val="a"/>
    <w:next w:val="a"/>
    <w:link w:val="3Char"/>
    <w:unhideWhenUsed/>
    <w:qFormat/>
    <w:rsid w:val="001D012C"/>
    <w:pPr>
      <w:keepNext/>
      <w:keepLines/>
      <w:numPr>
        <w:ilvl w:val="2"/>
        <w:numId w:val="4"/>
      </w:numPr>
      <w:spacing w:before="60" w:after="60"/>
      <w:outlineLvl w:val="2"/>
    </w:pPr>
    <w:rPr>
      <w:rFonts w:ascii="Calibri" w:eastAsiaTheme="majorEastAsia" w:hAnsi="Calibri" w:cstheme="majorBidi"/>
      <w:b/>
      <w:bCs/>
      <w:color w:val="004D9D" w:themeColor="text1"/>
      <w:sz w:val="22"/>
    </w:rPr>
  </w:style>
  <w:style w:type="paragraph" w:styleId="4">
    <w:name w:val="heading 4"/>
    <w:basedOn w:val="a"/>
    <w:next w:val="a"/>
    <w:link w:val="4Char"/>
    <w:unhideWhenUsed/>
    <w:qFormat/>
    <w:rsid w:val="008C12D8"/>
    <w:pPr>
      <w:keepNext/>
      <w:keepLines/>
      <w:numPr>
        <w:ilvl w:val="3"/>
        <w:numId w:val="4"/>
      </w:numPr>
      <w:spacing w:before="200" w:after="0"/>
      <w:outlineLvl w:val="3"/>
    </w:pPr>
    <w:rPr>
      <w:rFonts w:eastAsiaTheme="majorEastAsia" w:cstheme="majorBidi"/>
      <w:b/>
      <w:bCs/>
      <w:i/>
      <w:iCs/>
      <w:color w:val="004D9D" w:themeColor="text1"/>
    </w:rPr>
  </w:style>
  <w:style w:type="paragraph" w:styleId="5">
    <w:name w:val="heading 5"/>
    <w:basedOn w:val="a"/>
    <w:next w:val="a"/>
    <w:link w:val="5Char"/>
    <w:unhideWhenUsed/>
    <w:qFormat/>
    <w:rsid w:val="008C12D8"/>
    <w:pPr>
      <w:keepNext/>
      <w:keepLines/>
      <w:numPr>
        <w:ilvl w:val="4"/>
        <w:numId w:val="4"/>
      </w:numPr>
      <w:spacing w:before="200" w:after="0"/>
      <w:outlineLvl w:val="4"/>
    </w:pPr>
    <w:rPr>
      <w:rFonts w:eastAsiaTheme="majorEastAsia" w:cstheme="majorBidi"/>
    </w:rPr>
  </w:style>
  <w:style w:type="paragraph" w:styleId="6">
    <w:name w:val="heading 6"/>
    <w:basedOn w:val="a"/>
    <w:next w:val="a"/>
    <w:link w:val="6Char"/>
    <w:semiHidden/>
    <w:unhideWhenUsed/>
    <w:qFormat/>
    <w:rsid w:val="008C12D8"/>
    <w:pPr>
      <w:keepNext/>
      <w:keepLines/>
      <w:numPr>
        <w:ilvl w:val="5"/>
        <w:numId w:val="4"/>
      </w:numPr>
      <w:spacing w:before="200" w:after="0"/>
      <w:outlineLvl w:val="5"/>
    </w:pPr>
    <w:rPr>
      <w:rFonts w:eastAsiaTheme="majorEastAsia" w:cstheme="majorBidi"/>
      <w:i/>
      <w:iCs/>
    </w:rPr>
  </w:style>
  <w:style w:type="paragraph" w:styleId="7">
    <w:name w:val="heading 7"/>
    <w:basedOn w:val="a"/>
    <w:next w:val="a"/>
    <w:link w:val="7Char"/>
    <w:semiHidden/>
    <w:unhideWhenUsed/>
    <w:qFormat/>
    <w:rsid w:val="008C12D8"/>
    <w:pPr>
      <w:keepNext/>
      <w:keepLines/>
      <w:numPr>
        <w:ilvl w:val="6"/>
        <w:numId w:val="4"/>
      </w:numPr>
      <w:spacing w:before="200" w:after="0"/>
      <w:outlineLvl w:val="6"/>
    </w:pPr>
    <w:rPr>
      <w:rFonts w:eastAsiaTheme="majorEastAsia" w:cstheme="majorBidi"/>
      <w:i/>
      <w:iCs/>
      <w:color w:val="0078C0" w:themeColor="accent2"/>
    </w:rPr>
  </w:style>
  <w:style w:type="paragraph" w:styleId="8">
    <w:name w:val="heading 8"/>
    <w:basedOn w:val="a"/>
    <w:next w:val="a"/>
    <w:link w:val="8Char"/>
    <w:semiHidden/>
    <w:unhideWhenUsed/>
    <w:qFormat/>
    <w:rsid w:val="008C12D8"/>
    <w:pPr>
      <w:keepNext/>
      <w:keepLines/>
      <w:numPr>
        <w:ilvl w:val="7"/>
        <w:numId w:val="4"/>
      </w:numPr>
      <w:spacing w:before="200" w:after="0"/>
      <w:outlineLvl w:val="7"/>
    </w:pPr>
    <w:rPr>
      <w:rFonts w:eastAsiaTheme="majorEastAsia" w:cstheme="majorBidi"/>
      <w:color w:val="0078C0" w:themeColor="accent2"/>
      <w:szCs w:val="20"/>
    </w:rPr>
  </w:style>
  <w:style w:type="paragraph" w:styleId="9">
    <w:name w:val="heading 9"/>
    <w:basedOn w:val="a"/>
    <w:next w:val="a"/>
    <w:link w:val="9Char"/>
    <w:semiHidden/>
    <w:unhideWhenUsed/>
    <w:qFormat/>
    <w:rsid w:val="008C12D8"/>
    <w:pPr>
      <w:keepNext/>
      <w:keepLines/>
      <w:numPr>
        <w:ilvl w:val="8"/>
        <w:numId w:val="4"/>
      </w:numPr>
      <w:spacing w:before="200" w:after="0"/>
      <w:outlineLvl w:val="8"/>
    </w:pPr>
    <w:rPr>
      <w:rFonts w:eastAsiaTheme="majorEastAsia" w:cstheme="majorBidi"/>
      <w:i/>
      <w:iCs/>
      <w:color w:val="0078C0" w:themeColor="accent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pacer">
    <w:name w:val="Spacer"/>
    <w:basedOn w:val="a"/>
    <w:qFormat/>
    <w:rsid w:val="00D2525E"/>
    <w:pPr>
      <w:spacing w:after="567"/>
    </w:pPr>
  </w:style>
  <w:style w:type="paragraph" w:styleId="a3">
    <w:name w:val="Balloon Text"/>
    <w:basedOn w:val="a"/>
    <w:semiHidden/>
    <w:rsid w:val="008C12D8"/>
    <w:rPr>
      <w:rFonts w:ascii="Lucida Grande" w:hAnsi="Lucida Grande"/>
      <w:sz w:val="18"/>
      <w:szCs w:val="18"/>
    </w:rPr>
  </w:style>
  <w:style w:type="paragraph" w:styleId="a4">
    <w:name w:val="header"/>
    <w:basedOn w:val="a"/>
    <w:link w:val="Char"/>
    <w:uiPriority w:val="99"/>
    <w:unhideWhenUsed/>
    <w:rsid w:val="008C12D8"/>
    <w:pPr>
      <w:tabs>
        <w:tab w:val="center" w:pos="4320"/>
        <w:tab w:val="right" w:pos="8640"/>
      </w:tabs>
    </w:pPr>
  </w:style>
  <w:style w:type="character" w:customStyle="1" w:styleId="Char">
    <w:name w:val="页眉 Char"/>
    <w:basedOn w:val="a0"/>
    <w:link w:val="a4"/>
    <w:uiPriority w:val="99"/>
    <w:rsid w:val="0050377C"/>
    <w:rPr>
      <w:rFonts w:ascii="Arial" w:hAnsi="Arial"/>
      <w:spacing w:val="-2"/>
      <w:szCs w:val="24"/>
      <w:lang w:eastAsia="en-US"/>
    </w:rPr>
  </w:style>
  <w:style w:type="paragraph" w:styleId="a5">
    <w:name w:val="footer"/>
    <w:basedOn w:val="a"/>
    <w:link w:val="Char0"/>
    <w:uiPriority w:val="99"/>
    <w:unhideWhenUsed/>
    <w:rsid w:val="008C12D8"/>
    <w:pPr>
      <w:widowControl w:val="0"/>
      <w:suppressAutoHyphens/>
      <w:autoSpaceDE w:val="0"/>
      <w:autoSpaceDN w:val="0"/>
      <w:adjustRightInd w:val="0"/>
      <w:spacing w:after="0" w:line="240" w:lineRule="auto"/>
      <w:textAlignment w:val="center"/>
    </w:pPr>
    <w:rPr>
      <w:rFonts w:cs="Calibri"/>
      <w:caps/>
      <w:sz w:val="12"/>
      <w:szCs w:val="16"/>
    </w:rPr>
  </w:style>
  <w:style w:type="character" w:customStyle="1" w:styleId="Char0">
    <w:name w:val="页脚 Char"/>
    <w:basedOn w:val="a0"/>
    <w:link w:val="a5"/>
    <w:uiPriority w:val="99"/>
    <w:rsid w:val="00B42400"/>
    <w:rPr>
      <w:rFonts w:ascii="Arial" w:hAnsi="Arial" w:cs="Calibri"/>
      <w:caps/>
      <w:spacing w:val="-2"/>
      <w:sz w:val="12"/>
      <w:szCs w:val="16"/>
      <w:lang w:eastAsia="en-US"/>
    </w:rPr>
  </w:style>
  <w:style w:type="paragraph" w:customStyle="1" w:styleId="TableText">
    <w:name w:val="Table Text"/>
    <w:basedOn w:val="a6"/>
    <w:link w:val="TableTextChar"/>
    <w:qFormat/>
    <w:rsid w:val="0050377C"/>
    <w:pPr>
      <w:spacing w:after="0"/>
    </w:pPr>
    <w:rPr>
      <w:sz w:val="18"/>
    </w:rPr>
  </w:style>
  <w:style w:type="character" w:customStyle="1" w:styleId="1Char">
    <w:name w:val="标题 1 Char"/>
    <w:basedOn w:val="a0"/>
    <w:link w:val="1"/>
    <w:uiPriority w:val="9"/>
    <w:rsid w:val="00A37BD5"/>
    <w:rPr>
      <w:rFonts w:ascii="Calibri" w:hAnsi="Calibri" w:cs="Calibri"/>
      <w:b/>
      <w:color w:val="004D9D" w:themeColor="text1"/>
      <w:spacing w:val="-2"/>
      <w:sz w:val="26"/>
      <w:szCs w:val="30"/>
      <w:lang w:eastAsia="en-US"/>
    </w:rPr>
  </w:style>
  <w:style w:type="table" w:styleId="a7">
    <w:name w:val="Table Grid"/>
    <w:basedOn w:val="a1"/>
    <w:uiPriority w:val="59"/>
    <w:rsid w:val="008C12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ing">
    <w:name w:val="Table Heading"/>
    <w:basedOn w:val="a"/>
    <w:qFormat/>
    <w:rsid w:val="008C12D8"/>
    <w:pPr>
      <w:widowControl w:val="0"/>
      <w:tabs>
        <w:tab w:val="left" w:pos="2268"/>
        <w:tab w:val="left" w:pos="5669"/>
      </w:tabs>
      <w:suppressAutoHyphens/>
      <w:autoSpaceDE w:val="0"/>
      <w:autoSpaceDN w:val="0"/>
      <w:adjustRightInd w:val="0"/>
      <w:textAlignment w:val="center"/>
    </w:pPr>
    <w:rPr>
      <w:rFonts w:cs="Calibri"/>
      <w:color w:val="0065C6"/>
      <w:spacing w:val="10"/>
      <w:szCs w:val="19"/>
    </w:rPr>
  </w:style>
  <w:style w:type="paragraph" w:styleId="a6">
    <w:name w:val="Body Text"/>
    <w:basedOn w:val="a"/>
    <w:link w:val="Char1"/>
    <w:rsid w:val="008C12D8"/>
    <w:pPr>
      <w:widowControl w:val="0"/>
      <w:tabs>
        <w:tab w:val="left" w:pos="2268"/>
        <w:tab w:val="left" w:pos="5669"/>
      </w:tabs>
      <w:suppressAutoHyphens/>
      <w:autoSpaceDE w:val="0"/>
      <w:autoSpaceDN w:val="0"/>
      <w:adjustRightInd w:val="0"/>
      <w:textAlignment w:val="center"/>
    </w:pPr>
    <w:rPr>
      <w:rFonts w:cs="Calibri"/>
      <w:color w:val="000000"/>
      <w:szCs w:val="19"/>
    </w:rPr>
  </w:style>
  <w:style w:type="character" w:customStyle="1" w:styleId="Char1">
    <w:name w:val="正文文本 Char"/>
    <w:basedOn w:val="a0"/>
    <w:link w:val="a6"/>
    <w:rsid w:val="00EE04EB"/>
    <w:rPr>
      <w:rFonts w:ascii="Arial" w:hAnsi="Arial" w:cs="Calibri"/>
      <w:color w:val="000000"/>
      <w:spacing w:val="-2"/>
      <w:szCs w:val="19"/>
      <w:lang w:eastAsia="en-US"/>
    </w:rPr>
  </w:style>
  <w:style w:type="character" w:styleId="a8">
    <w:name w:val="page number"/>
    <w:rsid w:val="008C12D8"/>
    <w:rPr>
      <w:rFonts w:ascii="Verdana" w:hAnsi="Verdana"/>
      <w:spacing w:val="-2"/>
      <w:w w:val="100"/>
      <w:position w:val="0"/>
      <w:sz w:val="13"/>
    </w:rPr>
  </w:style>
  <w:style w:type="character" w:customStyle="1" w:styleId="2Char">
    <w:name w:val="标题 2 Char"/>
    <w:basedOn w:val="a0"/>
    <w:link w:val="2"/>
    <w:rsid w:val="00A37BD5"/>
    <w:rPr>
      <w:rFonts w:ascii="Calibri" w:hAnsi="Calibri" w:cs="Calibri"/>
      <w:b/>
      <w:color w:val="004D9D" w:themeColor="text1"/>
      <w:spacing w:val="-2"/>
      <w:sz w:val="22"/>
      <w:szCs w:val="21"/>
      <w:lang w:eastAsia="en-US"/>
    </w:rPr>
  </w:style>
  <w:style w:type="paragraph" w:customStyle="1" w:styleId="Bullet1">
    <w:name w:val="Bullet 1"/>
    <w:basedOn w:val="a6"/>
    <w:qFormat/>
    <w:rsid w:val="005A23B8"/>
    <w:pPr>
      <w:widowControl/>
      <w:numPr>
        <w:numId w:val="2"/>
      </w:numPr>
      <w:autoSpaceDE/>
      <w:autoSpaceDN/>
      <w:adjustRightInd/>
      <w:spacing w:after="120"/>
      <w:textAlignment w:val="auto"/>
    </w:pPr>
    <w:rPr>
      <w:color w:val="1C1C1C"/>
    </w:rPr>
  </w:style>
  <w:style w:type="paragraph" w:customStyle="1" w:styleId="Bullet2">
    <w:name w:val="Bullet 2"/>
    <w:basedOn w:val="Bullet1"/>
    <w:rsid w:val="005A23B8"/>
    <w:pPr>
      <w:numPr>
        <w:ilvl w:val="1"/>
      </w:numPr>
    </w:pPr>
    <w:rPr>
      <w:iCs/>
      <w:spacing w:val="0"/>
      <w:szCs w:val="22"/>
    </w:rPr>
  </w:style>
  <w:style w:type="paragraph" w:customStyle="1" w:styleId="Bullet3">
    <w:name w:val="Bullet 3"/>
    <w:basedOn w:val="Bullet2"/>
    <w:rsid w:val="005A23B8"/>
    <w:pPr>
      <w:numPr>
        <w:ilvl w:val="2"/>
      </w:numPr>
    </w:pPr>
  </w:style>
  <w:style w:type="character" w:styleId="a9">
    <w:name w:val="Placeholder Text"/>
    <w:basedOn w:val="a0"/>
    <w:uiPriority w:val="99"/>
    <w:semiHidden/>
    <w:rsid w:val="008C12D8"/>
    <w:rPr>
      <w:color w:val="808080"/>
    </w:rPr>
  </w:style>
  <w:style w:type="numbering" w:customStyle="1" w:styleId="Bullets">
    <w:name w:val="Bullets"/>
    <w:uiPriority w:val="99"/>
    <w:rsid w:val="008C12D8"/>
    <w:pPr>
      <w:numPr>
        <w:numId w:val="1"/>
      </w:numPr>
    </w:pPr>
  </w:style>
  <w:style w:type="paragraph" w:customStyle="1" w:styleId="Bullet4">
    <w:name w:val="Bullet 4"/>
    <w:basedOn w:val="Bullet3"/>
    <w:next w:val="a"/>
    <w:qFormat/>
    <w:rsid w:val="005A23B8"/>
    <w:pPr>
      <w:numPr>
        <w:ilvl w:val="3"/>
      </w:numPr>
    </w:pPr>
  </w:style>
  <w:style w:type="paragraph" w:styleId="aa">
    <w:name w:val="Date"/>
    <w:basedOn w:val="a6"/>
    <w:next w:val="a"/>
    <w:link w:val="Char2"/>
    <w:rsid w:val="008C12D8"/>
    <w:pPr>
      <w:spacing w:after="1588"/>
    </w:pPr>
    <w:rPr>
      <w:sz w:val="15"/>
    </w:rPr>
  </w:style>
  <w:style w:type="character" w:customStyle="1" w:styleId="Char2">
    <w:name w:val="日期 Char"/>
    <w:basedOn w:val="a0"/>
    <w:link w:val="aa"/>
    <w:rsid w:val="008C12D8"/>
    <w:rPr>
      <w:rFonts w:ascii="Arial" w:hAnsi="Arial" w:cs="Calibri"/>
      <w:color w:val="000000"/>
      <w:spacing w:val="-2"/>
      <w:sz w:val="15"/>
      <w:szCs w:val="19"/>
      <w:lang w:eastAsia="en-US"/>
    </w:rPr>
  </w:style>
  <w:style w:type="character" w:customStyle="1" w:styleId="3Char">
    <w:name w:val="标题 3 Char"/>
    <w:basedOn w:val="a0"/>
    <w:link w:val="3"/>
    <w:rsid w:val="001D012C"/>
    <w:rPr>
      <w:rFonts w:ascii="Calibri" w:eastAsiaTheme="majorEastAsia" w:hAnsi="Calibri" w:cstheme="majorBidi"/>
      <w:b/>
      <w:bCs/>
      <w:color w:val="004D9D" w:themeColor="text1"/>
      <w:spacing w:val="-2"/>
      <w:sz w:val="22"/>
      <w:szCs w:val="24"/>
      <w:lang w:eastAsia="en-US"/>
    </w:rPr>
  </w:style>
  <w:style w:type="character" w:customStyle="1" w:styleId="4Char">
    <w:name w:val="标题 4 Char"/>
    <w:basedOn w:val="a0"/>
    <w:link w:val="4"/>
    <w:rsid w:val="008C12D8"/>
    <w:rPr>
      <w:rFonts w:ascii="Arial" w:eastAsiaTheme="majorEastAsia" w:hAnsi="Arial" w:cstheme="majorBidi"/>
      <w:b/>
      <w:bCs/>
      <w:i/>
      <w:iCs/>
      <w:color w:val="004D9D" w:themeColor="text1"/>
      <w:spacing w:val="-2"/>
      <w:szCs w:val="24"/>
      <w:lang w:eastAsia="en-US"/>
    </w:rPr>
  </w:style>
  <w:style w:type="character" w:customStyle="1" w:styleId="5Char">
    <w:name w:val="标题 5 Char"/>
    <w:basedOn w:val="a0"/>
    <w:link w:val="5"/>
    <w:rsid w:val="008C12D8"/>
    <w:rPr>
      <w:rFonts w:ascii="Arial" w:eastAsiaTheme="majorEastAsia" w:hAnsi="Arial" w:cstheme="majorBidi"/>
      <w:spacing w:val="-2"/>
      <w:szCs w:val="24"/>
      <w:lang w:eastAsia="en-US"/>
    </w:rPr>
  </w:style>
  <w:style w:type="character" w:customStyle="1" w:styleId="6Char">
    <w:name w:val="标题 6 Char"/>
    <w:basedOn w:val="a0"/>
    <w:link w:val="6"/>
    <w:semiHidden/>
    <w:rsid w:val="008C12D8"/>
    <w:rPr>
      <w:rFonts w:ascii="Arial" w:eastAsiaTheme="majorEastAsia" w:hAnsi="Arial" w:cstheme="majorBidi"/>
      <w:i/>
      <w:iCs/>
      <w:spacing w:val="-2"/>
      <w:szCs w:val="24"/>
      <w:lang w:eastAsia="en-US"/>
    </w:rPr>
  </w:style>
  <w:style w:type="character" w:customStyle="1" w:styleId="7Char">
    <w:name w:val="标题 7 Char"/>
    <w:basedOn w:val="a0"/>
    <w:link w:val="7"/>
    <w:semiHidden/>
    <w:rsid w:val="008C12D8"/>
    <w:rPr>
      <w:rFonts w:ascii="Arial" w:eastAsiaTheme="majorEastAsia" w:hAnsi="Arial" w:cstheme="majorBidi"/>
      <w:i/>
      <w:iCs/>
      <w:color w:val="0078C0" w:themeColor="accent2"/>
      <w:spacing w:val="-2"/>
      <w:szCs w:val="24"/>
      <w:lang w:eastAsia="en-US"/>
    </w:rPr>
  </w:style>
  <w:style w:type="character" w:customStyle="1" w:styleId="8Char">
    <w:name w:val="标题 8 Char"/>
    <w:basedOn w:val="a0"/>
    <w:link w:val="8"/>
    <w:semiHidden/>
    <w:rsid w:val="008C12D8"/>
    <w:rPr>
      <w:rFonts w:ascii="Arial" w:eastAsiaTheme="majorEastAsia" w:hAnsi="Arial" w:cstheme="majorBidi"/>
      <w:color w:val="0078C0" w:themeColor="accent2"/>
      <w:spacing w:val="-2"/>
      <w:lang w:eastAsia="en-US"/>
    </w:rPr>
  </w:style>
  <w:style w:type="character" w:customStyle="1" w:styleId="9Char">
    <w:name w:val="标题 9 Char"/>
    <w:basedOn w:val="a0"/>
    <w:link w:val="9"/>
    <w:semiHidden/>
    <w:rsid w:val="008C12D8"/>
    <w:rPr>
      <w:rFonts w:ascii="Arial" w:eastAsiaTheme="majorEastAsia" w:hAnsi="Arial" w:cstheme="majorBidi"/>
      <w:i/>
      <w:iCs/>
      <w:color w:val="0078C0" w:themeColor="accent2"/>
      <w:spacing w:val="-2"/>
      <w:lang w:eastAsia="en-US"/>
    </w:rPr>
  </w:style>
  <w:style w:type="paragraph" w:customStyle="1" w:styleId="Sincerely">
    <w:name w:val="Sincerely"/>
    <w:basedOn w:val="a6"/>
    <w:qFormat/>
    <w:rsid w:val="008C12D8"/>
    <w:pPr>
      <w:spacing w:before="567"/>
    </w:pPr>
  </w:style>
  <w:style w:type="character" w:styleId="ab">
    <w:name w:val="Subtle Emphasis"/>
    <w:basedOn w:val="a0"/>
    <w:uiPriority w:val="19"/>
    <w:qFormat/>
    <w:rsid w:val="008C12D8"/>
    <w:rPr>
      <w:i/>
      <w:iCs/>
      <w:color w:val="004D9D" w:themeColor="text1"/>
    </w:rPr>
  </w:style>
  <w:style w:type="paragraph" w:styleId="ac">
    <w:name w:val="Title"/>
    <w:basedOn w:val="a"/>
    <w:next w:val="a"/>
    <w:link w:val="Char3"/>
    <w:qFormat/>
    <w:rsid w:val="00332718"/>
    <w:pPr>
      <w:spacing w:after="0" w:line="440" w:lineRule="atLeast"/>
    </w:pPr>
    <w:rPr>
      <w:rFonts w:eastAsiaTheme="majorEastAsia" w:cstheme="majorBidi"/>
      <w:b/>
      <w:bCs/>
      <w:color w:val="004D9D" w:themeColor="text1"/>
      <w:kern w:val="28"/>
      <w:sz w:val="34"/>
      <w:szCs w:val="32"/>
    </w:rPr>
  </w:style>
  <w:style w:type="character" w:customStyle="1" w:styleId="Char3">
    <w:name w:val="标题 Char"/>
    <w:basedOn w:val="a0"/>
    <w:link w:val="ac"/>
    <w:rsid w:val="00332718"/>
    <w:rPr>
      <w:rFonts w:ascii="Arial" w:eastAsiaTheme="majorEastAsia" w:hAnsi="Arial" w:cstheme="majorBidi"/>
      <w:b/>
      <w:bCs/>
      <w:color w:val="004D9D" w:themeColor="text1"/>
      <w:spacing w:val="-2"/>
      <w:kern w:val="28"/>
      <w:sz w:val="34"/>
      <w:szCs w:val="32"/>
      <w:lang w:eastAsia="en-US"/>
    </w:rPr>
  </w:style>
  <w:style w:type="paragraph" w:styleId="ad">
    <w:name w:val="Subtitle"/>
    <w:basedOn w:val="a"/>
    <w:next w:val="a"/>
    <w:link w:val="Char4"/>
    <w:qFormat/>
    <w:rsid w:val="00332718"/>
    <w:pPr>
      <w:spacing w:after="0" w:line="380" w:lineRule="atLeast"/>
      <w:outlineLvl w:val="1"/>
    </w:pPr>
    <w:rPr>
      <w:rFonts w:eastAsiaTheme="majorEastAsia" w:cstheme="majorBidi"/>
      <w:color w:val="1C1C1C"/>
      <w:sz w:val="34"/>
    </w:rPr>
  </w:style>
  <w:style w:type="character" w:customStyle="1" w:styleId="Char4">
    <w:name w:val="副标题 Char"/>
    <w:basedOn w:val="a0"/>
    <w:link w:val="ad"/>
    <w:rsid w:val="00332718"/>
    <w:rPr>
      <w:rFonts w:ascii="Arial" w:eastAsiaTheme="majorEastAsia" w:hAnsi="Arial" w:cstheme="majorBidi"/>
      <w:color w:val="1C1C1C"/>
      <w:spacing w:val="-2"/>
      <w:sz w:val="34"/>
      <w:szCs w:val="24"/>
      <w:lang w:eastAsia="en-US"/>
    </w:rPr>
  </w:style>
  <w:style w:type="paragraph" w:customStyle="1" w:styleId="Line">
    <w:name w:val="Line"/>
    <w:qFormat/>
    <w:rsid w:val="00332718"/>
    <w:pPr>
      <w:pBdr>
        <w:bottom w:val="single" w:sz="4" w:space="1" w:color="auto"/>
      </w:pBdr>
    </w:pPr>
    <w:rPr>
      <w:rFonts w:ascii="Arial" w:hAnsi="Arial"/>
      <w:color w:val="1C1C1C"/>
      <w:spacing w:val="-2"/>
      <w:sz w:val="4"/>
      <w:szCs w:val="4"/>
      <w:lang w:eastAsia="en-US"/>
    </w:rPr>
  </w:style>
  <w:style w:type="paragraph" w:customStyle="1" w:styleId="Heading">
    <w:name w:val="Heading"/>
    <w:qFormat/>
    <w:rsid w:val="009155F9"/>
    <w:rPr>
      <w:rFonts w:ascii="Calibri" w:hAnsi="Calibri" w:cs="Calibri"/>
      <w:b/>
      <w:color w:val="004D9D"/>
      <w:spacing w:val="-2"/>
      <w:szCs w:val="21"/>
      <w:lang w:eastAsia="en-US"/>
    </w:rPr>
  </w:style>
  <w:style w:type="character" w:styleId="ae">
    <w:name w:val="Hyperlink"/>
    <w:basedOn w:val="a0"/>
    <w:uiPriority w:val="99"/>
    <w:unhideWhenUsed/>
    <w:rsid w:val="00332718"/>
    <w:rPr>
      <w:color w:val="77787B" w:themeColor="hyperlink"/>
      <w:u w:val="single"/>
    </w:rPr>
  </w:style>
  <w:style w:type="paragraph" w:styleId="af">
    <w:name w:val="List Paragraph"/>
    <w:basedOn w:val="a"/>
    <w:uiPriority w:val="34"/>
    <w:qFormat/>
    <w:rsid w:val="00332718"/>
    <w:pPr>
      <w:spacing w:after="200" w:line="276" w:lineRule="auto"/>
      <w:ind w:left="720"/>
      <w:contextualSpacing/>
    </w:pPr>
    <w:rPr>
      <w:rFonts w:asciiTheme="minorHAnsi" w:eastAsiaTheme="minorHAnsi" w:hAnsiTheme="minorHAnsi" w:cstheme="minorBidi"/>
      <w:spacing w:val="0"/>
      <w:sz w:val="22"/>
      <w:szCs w:val="22"/>
    </w:rPr>
  </w:style>
  <w:style w:type="paragraph" w:styleId="TOC">
    <w:name w:val="TOC Heading"/>
    <w:basedOn w:val="1"/>
    <w:next w:val="a"/>
    <w:uiPriority w:val="39"/>
    <w:unhideWhenUsed/>
    <w:qFormat/>
    <w:rsid w:val="00332718"/>
    <w:pPr>
      <w:keepNext/>
      <w:keepLines/>
      <w:widowControl/>
      <w:suppressAutoHyphens w:val="0"/>
      <w:autoSpaceDE/>
      <w:autoSpaceDN/>
      <w:adjustRightInd/>
      <w:spacing w:before="480" w:after="0" w:line="276" w:lineRule="auto"/>
      <w:textAlignment w:val="auto"/>
      <w:outlineLvl w:val="9"/>
    </w:pPr>
    <w:rPr>
      <w:rFonts w:asciiTheme="majorHAnsi" w:eastAsiaTheme="majorEastAsia" w:hAnsiTheme="majorHAnsi" w:cstheme="majorBidi"/>
      <w:bCs/>
      <w:color w:val="003975" w:themeColor="accent1" w:themeShade="BF"/>
      <w:spacing w:val="0"/>
      <w:sz w:val="28"/>
      <w:szCs w:val="28"/>
      <w:lang w:val="en-US" w:eastAsia="ja-JP"/>
    </w:rPr>
  </w:style>
  <w:style w:type="paragraph" w:styleId="10">
    <w:name w:val="toc 1"/>
    <w:basedOn w:val="a"/>
    <w:next w:val="a"/>
    <w:autoRedefine/>
    <w:uiPriority w:val="39"/>
    <w:rsid w:val="00662980"/>
    <w:pPr>
      <w:spacing w:after="0"/>
    </w:pPr>
    <w:rPr>
      <w:rFonts w:ascii="Calibri" w:hAnsi="Calibri"/>
    </w:rPr>
  </w:style>
  <w:style w:type="paragraph" w:styleId="20">
    <w:name w:val="toc 2"/>
    <w:basedOn w:val="a"/>
    <w:next w:val="a"/>
    <w:autoRedefine/>
    <w:uiPriority w:val="39"/>
    <w:rsid w:val="00662980"/>
    <w:pPr>
      <w:spacing w:after="0"/>
      <w:ind w:left="202"/>
    </w:pPr>
    <w:rPr>
      <w:rFonts w:ascii="Calibri" w:hAnsi="Calibri"/>
    </w:rPr>
  </w:style>
  <w:style w:type="character" w:styleId="af0">
    <w:name w:val="annotation reference"/>
    <w:basedOn w:val="a0"/>
    <w:rsid w:val="00ED4484"/>
    <w:rPr>
      <w:sz w:val="16"/>
      <w:szCs w:val="16"/>
    </w:rPr>
  </w:style>
  <w:style w:type="paragraph" w:styleId="af1">
    <w:name w:val="annotation text"/>
    <w:basedOn w:val="a"/>
    <w:link w:val="Char5"/>
    <w:rsid w:val="00ED4484"/>
    <w:pPr>
      <w:spacing w:line="240" w:lineRule="auto"/>
    </w:pPr>
    <w:rPr>
      <w:szCs w:val="20"/>
    </w:rPr>
  </w:style>
  <w:style w:type="character" w:customStyle="1" w:styleId="Char5">
    <w:name w:val="批注文字 Char"/>
    <w:basedOn w:val="a0"/>
    <w:link w:val="af1"/>
    <w:rsid w:val="00ED4484"/>
    <w:rPr>
      <w:rFonts w:ascii="Arial" w:hAnsi="Arial"/>
      <w:spacing w:val="-2"/>
      <w:lang w:eastAsia="en-US"/>
    </w:rPr>
  </w:style>
  <w:style w:type="paragraph" w:styleId="af2">
    <w:name w:val="annotation subject"/>
    <w:basedOn w:val="af1"/>
    <w:next w:val="af1"/>
    <w:link w:val="Char6"/>
    <w:rsid w:val="00ED4484"/>
    <w:rPr>
      <w:b/>
      <w:bCs/>
    </w:rPr>
  </w:style>
  <w:style w:type="character" w:customStyle="1" w:styleId="Char6">
    <w:name w:val="批注主题 Char"/>
    <w:basedOn w:val="Char5"/>
    <w:link w:val="af2"/>
    <w:rsid w:val="00ED4484"/>
    <w:rPr>
      <w:rFonts w:ascii="Arial" w:hAnsi="Arial"/>
      <w:b/>
      <w:bCs/>
      <w:spacing w:val="-2"/>
      <w:lang w:eastAsia="en-US"/>
    </w:rPr>
  </w:style>
  <w:style w:type="table" w:customStyle="1" w:styleId="TableGrid1">
    <w:name w:val="Table Grid1"/>
    <w:basedOn w:val="a1"/>
    <w:next w:val="a7"/>
    <w:uiPriority w:val="59"/>
    <w:rsid w:val="00C3180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caption"/>
    <w:basedOn w:val="a"/>
    <w:next w:val="a"/>
    <w:unhideWhenUsed/>
    <w:qFormat/>
    <w:rsid w:val="001B40CD"/>
    <w:pPr>
      <w:spacing w:after="200" w:line="240" w:lineRule="auto"/>
    </w:pPr>
    <w:rPr>
      <w:i/>
      <w:iCs/>
      <w:color w:val="77787B" w:themeColor="text2"/>
      <w:sz w:val="18"/>
      <w:szCs w:val="18"/>
    </w:rPr>
  </w:style>
  <w:style w:type="paragraph" w:customStyle="1" w:styleId="text">
    <w:name w:val="text"/>
    <w:aliases w:val="tx,tx Char Char,tx Char,tx Char Char Char Char Char Char,tx Char Char Char Char Char,tx Char Char Ch...,text Char Char,tx Char Char Char Char,tx Char Char Ch.text..,tx + Courier New,After:  0 pt,text Char Char Char1,tx Char1 Char Char,tx Char ChaTe"/>
    <w:basedOn w:val="a"/>
    <w:link w:val="textChar"/>
    <w:rsid w:val="00986F10"/>
    <w:pPr>
      <w:spacing w:before="60" w:after="120" w:line="240" w:lineRule="auto"/>
      <w:ind w:left="425"/>
    </w:pPr>
    <w:rPr>
      <w:rFonts w:eastAsia="Times New Roman" w:cs="Arial"/>
      <w:spacing w:val="0"/>
      <w:szCs w:val="20"/>
      <w:lang w:eastAsia="en-AU"/>
    </w:rPr>
  </w:style>
  <w:style w:type="character" w:customStyle="1" w:styleId="textChar">
    <w:name w:val="text Char"/>
    <w:aliases w:val="tx Char Char1,tx Char Char Char Char Char Char Char,tx Char Char Char Char Char Char1,tx Char1,tx Char Char Ch... Char Char,bt Char,ändrad Char,body text Char,body text1 Char,bt1 Char,body text2 Char,bt2 Char,body text11 Char,bt11 Char,bt3 Cha"/>
    <w:basedOn w:val="a0"/>
    <w:link w:val="text"/>
    <w:rsid w:val="00986F10"/>
    <w:rPr>
      <w:rFonts w:ascii="Arial" w:eastAsia="Times New Roman" w:hAnsi="Arial" w:cs="Arial"/>
      <w:lang w:eastAsia="en-AU"/>
    </w:rPr>
  </w:style>
  <w:style w:type="character" w:customStyle="1" w:styleId="TemplateInformation">
    <w:name w:val="Template Information"/>
    <w:basedOn w:val="a0"/>
    <w:rsid w:val="00986F10"/>
    <w:rPr>
      <w:i/>
      <w:color w:val="0000FF"/>
    </w:rPr>
  </w:style>
  <w:style w:type="paragraph" w:customStyle="1" w:styleId="subText">
    <w:name w:val="subText"/>
    <w:basedOn w:val="text"/>
    <w:link w:val="subTextChar"/>
    <w:rsid w:val="00986F10"/>
    <w:pPr>
      <w:ind w:left="578"/>
    </w:pPr>
  </w:style>
  <w:style w:type="character" w:customStyle="1" w:styleId="subTextChar">
    <w:name w:val="subText Char"/>
    <w:basedOn w:val="textChar"/>
    <w:link w:val="subText"/>
    <w:rsid w:val="00986F10"/>
    <w:rPr>
      <w:rFonts w:ascii="Arial" w:eastAsia="Times New Roman" w:hAnsi="Arial" w:cs="Arial"/>
      <w:lang w:eastAsia="en-AU"/>
    </w:rPr>
  </w:style>
  <w:style w:type="paragraph" w:customStyle="1" w:styleId="Bullet">
    <w:name w:val="Bullet"/>
    <w:basedOn w:val="text"/>
    <w:rsid w:val="00986F10"/>
    <w:pPr>
      <w:numPr>
        <w:numId w:val="3"/>
      </w:numPr>
      <w:tabs>
        <w:tab w:val="clear" w:pos="1146"/>
        <w:tab w:val="num" w:pos="720"/>
      </w:tabs>
      <w:spacing w:before="120"/>
      <w:ind w:left="720"/>
    </w:pPr>
  </w:style>
  <w:style w:type="table" w:customStyle="1" w:styleId="TableGridLight1">
    <w:name w:val="Table Grid Light1"/>
    <w:basedOn w:val="a1"/>
    <w:next w:val="GridTableLight"/>
    <w:uiPriority w:val="40"/>
    <w:rsid w:val="008008D7"/>
    <w:rPr>
      <w:lang w:eastAsia="en-A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Light">
    <w:name w:val="Grid Table Light"/>
    <w:basedOn w:val="a1"/>
    <w:uiPriority w:val="40"/>
    <w:rsid w:val="008008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0">
    <w:name w:val="toc 3"/>
    <w:basedOn w:val="a"/>
    <w:next w:val="a"/>
    <w:autoRedefine/>
    <w:uiPriority w:val="39"/>
    <w:unhideWhenUsed/>
    <w:rsid w:val="00662980"/>
    <w:pPr>
      <w:spacing w:after="0"/>
      <w:ind w:left="403"/>
    </w:pPr>
    <w:rPr>
      <w:rFonts w:ascii="Calibri" w:hAnsi="Calibri"/>
    </w:rPr>
  </w:style>
  <w:style w:type="paragraph" w:customStyle="1" w:styleId="TableHeading2">
    <w:name w:val="Table Heading 2"/>
    <w:qFormat/>
    <w:rsid w:val="00684132"/>
    <w:pPr>
      <w:spacing w:line="220" w:lineRule="atLeast"/>
    </w:pPr>
    <w:rPr>
      <w:rFonts w:ascii="Arial" w:hAnsi="Arial" w:cs="Calibri"/>
      <w:color w:val="FFFFFF"/>
      <w:spacing w:val="-2"/>
      <w:sz w:val="18"/>
      <w:szCs w:val="19"/>
      <w:lang w:eastAsia="en-US"/>
    </w:rPr>
  </w:style>
  <w:style w:type="paragraph" w:customStyle="1" w:styleId="Bodytextblue">
    <w:name w:val="Body text blue"/>
    <w:basedOn w:val="TableText"/>
    <w:qFormat/>
    <w:rsid w:val="00684132"/>
    <w:pPr>
      <w:widowControl/>
      <w:autoSpaceDE/>
      <w:autoSpaceDN/>
      <w:adjustRightInd/>
      <w:textAlignment w:val="auto"/>
    </w:pPr>
    <w:rPr>
      <w:color w:val="004D9D" w:themeColor="text1"/>
    </w:rPr>
  </w:style>
  <w:style w:type="paragraph" w:styleId="40">
    <w:name w:val="toc 4"/>
    <w:basedOn w:val="a"/>
    <w:next w:val="a"/>
    <w:autoRedefine/>
    <w:uiPriority w:val="39"/>
    <w:unhideWhenUsed/>
    <w:rsid w:val="00533A9E"/>
    <w:pPr>
      <w:spacing w:after="100"/>
      <w:ind w:left="600"/>
    </w:pPr>
    <w:rPr>
      <w:rFonts w:ascii="Calibri" w:hAnsi="Calibri"/>
    </w:rPr>
  </w:style>
  <w:style w:type="paragraph" w:styleId="50">
    <w:name w:val="toc 5"/>
    <w:basedOn w:val="a"/>
    <w:next w:val="a"/>
    <w:autoRedefine/>
    <w:uiPriority w:val="39"/>
    <w:unhideWhenUsed/>
    <w:rsid w:val="00533A9E"/>
    <w:pPr>
      <w:spacing w:after="100"/>
      <w:ind w:left="800"/>
    </w:pPr>
    <w:rPr>
      <w:rFonts w:ascii="Calibri" w:hAnsi="Calibri"/>
    </w:rPr>
  </w:style>
  <w:style w:type="paragraph" w:styleId="60">
    <w:name w:val="toc 6"/>
    <w:basedOn w:val="a"/>
    <w:next w:val="a"/>
    <w:autoRedefine/>
    <w:semiHidden/>
    <w:unhideWhenUsed/>
    <w:rsid w:val="00533A9E"/>
    <w:pPr>
      <w:spacing w:after="100"/>
      <w:ind w:left="1000"/>
    </w:pPr>
    <w:rPr>
      <w:rFonts w:ascii="Calibri" w:hAnsi="Calibri"/>
    </w:rPr>
  </w:style>
  <w:style w:type="paragraph" w:styleId="70">
    <w:name w:val="toc 7"/>
    <w:basedOn w:val="a"/>
    <w:next w:val="a"/>
    <w:autoRedefine/>
    <w:semiHidden/>
    <w:unhideWhenUsed/>
    <w:rsid w:val="00533A9E"/>
    <w:pPr>
      <w:spacing w:after="100"/>
      <w:ind w:left="1200"/>
    </w:pPr>
    <w:rPr>
      <w:rFonts w:ascii="Calibri" w:hAnsi="Calibri"/>
    </w:rPr>
  </w:style>
  <w:style w:type="paragraph" w:styleId="80">
    <w:name w:val="toc 8"/>
    <w:basedOn w:val="a"/>
    <w:next w:val="a"/>
    <w:autoRedefine/>
    <w:semiHidden/>
    <w:unhideWhenUsed/>
    <w:rsid w:val="00533A9E"/>
    <w:pPr>
      <w:spacing w:after="100"/>
      <w:ind w:left="1400"/>
    </w:pPr>
    <w:rPr>
      <w:rFonts w:ascii="Calibri" w:hAnsi="Calibri"/>
    </w:rPr>
  </w:style>
  <w:style w:type="paragraph" w:styleId="90">
    <w:name w:val="toc 9"/>
    <w:basedOn w:val="a"/>
    <w:next w:val="a"/>
    <w:autoRedefine/>
    <w:semiHidden/>
    <w:unhideWhenUsed/>
    <w:rsid w:val="00533A9E"/>
    <w:pPr>
      <w:spacing w:after="100"/>
      <w:ind w:left="1600"/>
    </w:pPr>
    <w:rPr>
      <w:rFonts w:ascii="Calibri" w:hAnsi="Calibri"/>
    </w:rPr>
  </w:style>
  <w:style w:type="character" w:styleId="af4">
    <w:name w:val="FollowedHyperlink"/>
    <w:basedOn w:val="a0"/>
    <w:uiPriority w:val="99"/>
    <w:semiHidden/>
    <w:unhideWhenUsed/>
    <w:rsid w:val="00127812"/>
    <w:rPr>
      <w:color w:val="AFB1B4" w:themeColor="followedHyperlink"/>
      <w:u w:val="single"/>
    </w:rPr>
  </w:style>
  <w:style w:type="table" w:customStyle="1" w:styleId="GridTable3Accent4">
    <w:name w:val="Grid Table 3 Accent 4"/>
    <w:basedOn w:val="a1"/>
    <w:uiPriority w:val="48"/>
    <w:rsid w:val="00AF52B4"/>
    <w:tblPr>
      <w:tblStyleRowBandSize w:val="1"/>
      <w:tblStyleColBandSize w:val="1"/>
      <w:tblBorders>
        <w:top w:val="single" w:sz="4" w:space="0" w:color="A9DFF8" w:themeColor="accent4" w:themeTint="99"/>
        <w:left w:val="single" w:sz="4" w:space="0" w:color="A9DFF8" w:themeColor="accent4" w:themeTint="99"/>
        <w:bottom w:val="single" w:sz="4" w:space="0" w:color="A9DFF8" w:themeColor="accent4" w:themeTint="99"/>
        <w:right w:val="single" w:sz="4" w:space="0" w:color="A9DFF8" w:themeColor="accent4" w:themeTint="99"/>
        <w:insideH w:val="single" w:sz="4" w:space="0" w:color="A9DFF8" w:themeColor="accent4" w:themeTint="99"/>
        <w:insideV w:val="single" w:sz="4" w:space="0" w:color="A9DFF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F4FC" w:themeFill="accent4" w:themeFillTint="33"/>
      </w:tcPr>
    </w:tblStylePr>
    <w:tblStylePr w:type="band1Horz">
      <w:tblPr/>
      <w:tcPr>
        <w:shd w:val="clear" w:color="auto" w:fill="E2F4FC" w:themeFill="accent4" w:themeFillTint="33"/>
      </w:tcPr>
    </w:tblStylePr>
    <w:tblStylePr w:type="neCell">
      <w:tblPr/>
      <w:tcPr>
        <w:tcBorders>
          <w:bottom w:val="single" w:sz="4" w:space="0" w:color="A9DFF8" w:themeColor="accent4" w:themeTint="99"/>
        </w:tcBorders>
      </w:tcPr>
    </w:tblStylePr>
    <w:tblStylePr w:type="nwCell">
      <w:tblPr/>
      <w:tcPr>
        <w:tcBorders>
          <w:bottom w:val="single" w:sz="4" w:space="0" w:color="A9DFF8" w:themeColor="accent4" w:themeTint="99"/>
        </w:tcBorders>
      </w:tcPr>
    </w:tblStylePr>
    <w:tblStylePr w:type="seCell">
      <w:tblPr/>
      <w:tcPr>
        <w:tcBorders>
          <w:top w:val="single" w:sz="4" w:space="0" w:color="A9DFF8" w:themeColor="accent4" w:themeTint="99"/>
        </w:tcBorders>
      </w:tcPr>
    </w:tblStylePr>
    <w:tblStylePr w:type="swCell">
      <w:tblPr/>
      <w:tcPr>
        <w:tcBorders>
          <w:top w:val="single" w:sz="4" w:space="0" w:color="A9DFF8" w:themeColor="accent4" w:themeTint="99"/>
        </w:tcBorders>
      </w:tcPr>
    </w:tblStylePr>
  </w:style>
  <w:style w:type="paragraph" w:styleId="af5">
    <w:name w:val="endnote text"/>
    <w:basedOn w:val="a"/>
    <w:link w:val="Char7"/>
    <w:semiHidden/>
    <w:unhideWhenUsed/>
    <w:rsid w:val="004D416C"/>
    <w:pPr>
      <w:spacing w:after="0" w:line="240" w:lineRule="auto"/>
    </w:pPr>
    <w:rPr>
      <w:szCs w:val="20"/>
    </w:rPr>
  </w:style>
  <w:style w:type="character" w:customStyle="1" w:styleId="Char7">
    <w:name w:val="尾注文本 Char"/>
    <w:basedOn w:val="a0"/>
    <w:link w:val="af5"/>
    <w:semiHidden/>
    <w:rsid w:val="004D416C"/>
    <w:rPr>
      <w:rFonts w:ascii="Arial" w:hAnsi="Arial"/>
      <w:spacing w:val="-2"/>
      <w:lang w:eastAsia="en-US"/>
    </w:rPr>
  </w:style>
  <w:style w:type="character" w:styleId="af6">
    <w:name w:val="endnote reference"/>
    <w:basedOn w:val="a0"/>
    <w:semiHidden/>
    <w:unhideWhenUsed/>
    <w:rsid w:val="004D416C"/>
    <w:rPr>
      <w:vertAlign w:val="superscript"/>
    </w:rPr>
  </w:style>
  <w:style w:type="paragraph" w:styleId="af7">
    <w:name w:val="footnote text"/>
    <w:basedOn w:val="a"/>
    <w:link w:val="Char8"/>
    <w:semiHidden/>
    <w:unhideWhenUsed/>
    <w:rsid w:val="003913FD"/>
    <w:pPr>
      <w:spacing w:after="0" w:line="240" w:lineRule="auto"/>
    </w:pPr>
    <w:rPr>
      <w:szCs w:val="20"/>
    </w:rPr>
  </w:style>
  <w:style w:type="character" w:customStyle="1" w:styleId="Char8">
    <w:name w:val="脚注文本 Char"/>
    <w:basedOn w:val="a0"/>
    <w:link w:val="af7"/>
    <w:semiHidden/>
    <w:rsid w:val="003913FD"/>
    <w:rPr>
      <w:rFonts w:ascii="Arial" w:hAnsi="Arial"/>
      <w:spacing w:val="-2"/>
      <w:lang w:eastAsia="en-US"/>
    </w:rPr>
  </w:style>
  <w:style w:type="character" w:styleId="af8">
    <w:name w:val="footnote reference"/>
    <w:basedOn w:val="a0"/>
    <w:semiHidden/>
    <w:unhideWhenUsed/>
    <w:rsid w:val="003913FD"/>
    <w:rPr>
      <w:vertAlign w:val="superscript"/>
    </w:rPr>
  </w:style>
  <w:style w:type="paragraph" w:styleId="af9">
    <w:name w:val="Revision"/>
    <w:hidden/>
    <w:uiPriority w:val="99"/>
    <w:semiHidden/>
    <w:rsid w:val="00ED5AA1"/>
    <w:rPr>
      <w:rFonts w:ascii="Arial" w:hAnsi="Arial"/>
      <w:spacing w:val="-2"/>
      <w:szCs w:val="24"/>
      <w:lang w:eastAsia="en-US"/>
    </w:rPr>
  </w:style>
  <w:style w:type="paragraph" w:customStyle="1" w:styleId="Bodytextsingle">
    <w:name w:val="Body text single"/>
    <w:basedOn w:val="a6"/>
    <w:qFormat/>
    <w:rsid w:val="00382911"/>
    <w:pPr>
      <w:widowControl/>
      <w:autoSpaceDE/>
      <w:autoSpaceDN/>
      <w:adjustRightInd/>
      <w:spacing w:after="0"/>
      <w:textAlignment w:val="auto"/>
    </w:pPr>
    <w:rPr>
      <w:color w:val="1C1C1C"/>
    </w:rPr>
  </w:style>
  <w:style w:type="paragraph" w:customStyle="1" w:styleId="TableData">
    <w:name w:val="TableData"/>
    <w:basedOn w:val="a"/>
    <w:link w:val="TableDataChar"/>
    <w:rsid w:val="00382911"/>
    <w:pPr>
      <w:spacing w:before="60" w:after="60" w:line="240" w:lineRule="auto"/>
    </w:pPr>
    <w:rPr>
      <w:rFonts w:ascii="Harmony Text" w:eastAsia="Times New Roman" w:hAnsi="Harmony Text"/>
      <w:spacing w:val="0"/>
      <w:szCs w:val="20"/>
      <w:lang w:eastAsia="en-AU"/>
    </w:rPr>
  </w:style>
  <w:style w:type="character" w:customStyle="1" w:styleId="TableDataChar">
    <w:name w:val="TableData Char"/>
    <w:basedOn w:val="a0"/>
    <w:link w:val="TableData"/>
    <w:rsid w:val="00382911"/>
    <w:rPr>
      <w:rFonts w:ascii="Harmony Text" w:eastAsia="Times New Roman" w:hAnsi="Harmony Text"/>
      <w:lang w:eastAsia="en-AU"/>
    </w:rPr>
  </w:style>
  <w:style w:type="paragraph" w:customStyle="1" w:styleId="TableHead">
    <w:name w:val="TableHead"/>
    <w:basedOn w:val="a"/>
    <w:next w:val="TableData"/>
    <w:link w:val="TableHeadChar"/>
    <w:rsid w:val="00382911"/>
    <w:pPr>
      <w:spacing w:before="60" w:after="60" w:line="240" w:lineRule="auto"/>
    </w:pPr>
    <w:rPr>
      <w:rFonts w:ascii="Harmony Text" w:eastAsia="Times New Roman" w:hAnsi="Harmony Text"/>
      <w:b/>
      <w:spacing w:val="0"/>
      <w:szCs w:val="20"/>
      <w:lang w:eastAsia="en-AU"/>
    </w:rPr>
  </w:style>
  <w:style w:type="character" w:customStyle="1" w:styleId="TableHeadChar">
    <w:name w:val="TableHead Char"/>
    <w:basedOn w:val="a0"/>
    <w:link w:val="TableHead"/>
    <w:rsid w:val="00382911"/>
    <w:rPr>
      <w:rFonts w:ascii="Harmony Text" w:eastAsia="Times New Roman" w:hAnsi="Harmony Text"/>
      <w:b/>
      <w:lang w:eastAsia="en-AU"/>
    </w:rPr>
  </w:style>
  <w:style w:type="character" w:customStyle="1" w:styleId="Template">
    <w:name w:val="Template"/>
    <w:basedOn w:val="a0"/>
    <w:rsid w:val="00382911"/>
    <w:rPr>
      <w:color w:val="FF0000"/>
    </w:rPr>
  </w:style>
  <w:style w:type="character" w:customStyle="1" w:styleId="TableTextChar">
    <w:name w:val="Table Text Char"/>
    <w:basedOn w:val="Char1"/>
    <w:link w:val="TableText"/>
    <w:rsid w:val="00382911"/>
    <w:rPr>
      <w:rFonts w:ascii="Arial" w:hAnsi="Arial" w:cs="Calibri"/>
      <w:color w:val="000000"/>
      <w:spacing w:val="-2"/>
      <w:sz w:val="18"/>
      <w:szCs w:val="19"/>
      <w:lang w:eastAsia="en-US"/>
    </w:rPr>
  </w:style>
  <w:style w:type="paragraph" w:customStyle="1" w:styleId="xl65">
    <w:name w:val="xl65"/>
    <w:basedOn w:val="a"/>
    <w:rsid w:val="00002DC1"/>
    <w:pPr>
      <w:shd w:val="clear" w:color="000000" w:fill="FFFFFF"/>
      <w:spacing w:before="100" w:beforeAutospacing="1" w:after="100" w:afterAutospacing="1" w:line="240" w:lineRule="auto"/>
    </w:pPr>
    <w:rPr>
      <w:rFonts w:ascii="Times New Roman" w:eastAsia="Times New Roman" w:hAnsi="Times New Roman"/>
      <w:b/>
      <w:bCs/>
      <w:spacing w:val="0"/>
      <w:sz w:val="24"/>
      <w:lang w:eastAsia="en-AU"/>
    </w:rPr>
  </w:style>
  <w:style w:type="paragraph" w:customStyle="1" w:styleId="xl66">
    <w:name w:val="xl66"/>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67">
    <w:name w:val="xl67"/>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68">
    <w:name w:val="xl68"/>
    <w:basedOn w:val="a"/>
    <w:rsid w:val="00002DC1"/>
    <w:pPr>
      <w:shd w:val="clear" w:color="000000" w:fill="FFFFFF"/>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69">
    <w:name w:val="xl69"/>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70">
    <w:name w:val="xl70"/>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b/>
      <w:bCs/>
      <w:spacing w:val="0"/>
      <w:sz w:val="24"/>
      <w:lang w:eastAsia="en-AU"/>
    </w:rPr>
  </w:style>
  <w:style w:type="paragraph" w:customStyle="1" w:styleId="xl71">
    <w:name w:val="xl71"/>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72">
    <w:name w:val="xl72"/>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73">
    <w:name w:val="xl73"/>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74">
    <w:name w:val="xl74"/>
    <w:basedOn w:val="a"/>
    <w:rsid w:val="00002DC1"/>
    <w:pPr>
      <w:pBdr>
        <w:top w:val="single" w:sz="4" w:space="0" w:color="auto"/>
        <w:left w:val="single" w:sz="4" w:space="18" w:color="auto"/>
        <w:bottom w:val="single" w:sz="4" w:space="0" w:color="auto"/>
        <w:right w:val="single" w:sz="4" w:space="0" w:color="auto"/>
      </w:pBdr>
      <w:shd w:val="clear" w:color="000000" w:fill="FFFFFF"/>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75">
    <w:name w:val="xl75"/>
    <w:basedOn w:val="a"/>
    <w:rsid w:val="00002DC1"/>
    <w:pPr>
      <w:pBdr>
        <w:top w:val="single" w:sz="4" w:space="0" w:color="auto"/>
        <w:left w:val="single" w:sz="4" w:space="18" w:color="auto"/>
        <w:bottom w:val="single" w:sz="4" w:space="0" w:color="auto"/>
        <w:right w:val="single" w:sz="4" w:space="0" w:color="auto"/>
      </w:pBdr>
      <w:shd w:val="clear" w:color="000000" w:fill="FFFFFF"/>
      <w:spacing w:before="100" w:beforeAutospacing="1" w:after="100" w:afterAutospacing="1" w:line="240" w:lineRule="auto"/>
      <w:ind w:firstLineChars="200" w:firstLine="200"/>
    </w:pPr>
    <w:rPr>
      <w:rFonts w:ascii="Times New Roman" w:eastAsia="Times New Roman" w:hAnsi="Times New Roman"/>
      <w:b/>
      <w:bCs/>
      <w:spacing w:val="0"/>
      <w:sz w:val="24"/>
      <w:lang w:eastAsia="en-AU"/>
    </w:rPr>
  </w:style>
  <w:style w:type="paragraph" w:customStyle="1" w:styleId="xl76">
    <w:name w:val="xl76"/>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400" w:firstLine="400"/>
    </w:pPr>
    <w:rPr>
      <w:rFonts w:ascii="Times New Roman" w:eastAsia="Times New Roman" w:hAnsi="Times New Roman"/>
      <w:spacing w:val="0"/>
      <w:sz w:val="24"/>
      <w:lang w:eastAsia="en-AU"/>
    </w:rPr>
  </w:style>
  <w:style w:type="paragraph" w:customStyle="1" w:styleId="xl77">
    <w:name w:val="xl77"/>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400" w:firstLine="400"/>
    </w:pPr>
    <w:rPr>
      <w:rFonts w:ascii="Times New Roman" w:eastAsia="Times New Roman" w:hAnsi="Times New Roman"/>
      <w:b/>
      <w:bCs/>
      <w:spacing w:val="0"/>
      <w:sz w:val="24"/>
      <w:lang w:eastAsia="en-AU"/>
    </w:rPr>
  </w:style>
  <w:style w:type="paragraph" w:customStyle="1" w:styleId="xl78">
    <w:name w:val="xl78"/>
    <w:basedOn w:val="a"/>
    <w:rsid w:val="00002DC1"/>
    <w:pPr>
      <w:pBdr>
        <w:top w:val="single" w:sz="4" w:space="0" w:color="auto"/>
        <w:left w:val="single" w:sz="4" w:space="31" w:color="auto"/>
        <w:bottom w:val="single" w:sz="4" w:space="0" w:color="auto"/>
        <w:right w:val="single" w:sz="4" w:space="0" w:color="auto"/>
      </w:pBdr>
      <w:shd w:val="clear" w:color="000000" w:fill="FFFFFF"/>
      <w:spacing w:before="100" w:beforeAutospacing="1" w:after="100" w:afterAutospacing="1" w:line="240" w:lineRule="auto"/>
      <w:ind w:firstLineChars="600" w:firstLine="600"/>
    </w:pPr>
    <w:rPr>
      <w:rFonts w:ascii="Times New Roman" w:eastAsia="Times New Roman" w:hAnsi="Times New Roman"/>
      <w:spacing w:val="0"/>
      <w:sz w:val="24"/>
      <w:lang w:eastAsia="en-AU"/>
    </w:rPr>
  </w:style>
  <w:style w:type="paragraph" w:customStyle="1" w:styleId="xl79">
    <w:name w:val="xl79"/>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0">
    <w:name w:val="xl80"/>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1">
    <w:name w:val="xl81"/>
    <w:basedOn w:val="a"/>
    <w:rsid w:val="00002DC1"/>
    <w:pPr>
      <w:shd w:val="clear" w:color="000000" w:fill="D9D9D9"/>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82">
    <w:name w:val="xl82"/>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jc w:val="center"/>
    </w:pPr>
    <w:rPr>
      <w:rFonts w:ascii="Times New Roman" w:eastAsia="Times New Roman" w:hAnsi="Times New Roman"/>
      <w:b/>
      <w:bCs/>
      <w:color w:val="FFFFFF"/>
      <w:spacing w:val="0"/>
      <w:sz w:val="24"/>
      <w:lang w:eastAsia="en-AU"/>
    </w:rPr>
  </w:style>
  <w:style w:type="paragraph" w:customStyle="1" w:styleId="xl83">
    <w:name w:val="xl83"/>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ascii="Times New Roman" w:eastAsia="Times New Roman" w:hAnsi="Times New Roman"/>
      <w:b/>
      <w:bCs/>
      <w:color w:val="FFFFFF"/>
      <w:spacing w:val="0"/>
      <w:sz w:val="24"/>
      <w:lang w:eastAsia="en-AU"/>
    </w:rPr>
  </w:style>
  <w:style w:type="paragraph" w:customStyle="1" w:styleId="xl84">
    <w:name w:val="xl84"/>
    <w:basedOn w:val="a"/>
    <w:rsid w:val="00002DC1"/>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ascii="Times New Roman" w:eastAsia="Times New Roman" w:hAnsi="Times New Roman"/>
      <w:b/>
      <w:bCs/>
      <w:color w:val="FFFFFF"/>
      <w:spacing w:val="0"/>
      <w:sz w:val="24"/>
      <w:lang w:eastAsia="en-AU"/>
    </w:rPr>
  </w:style>
  <w:style w:type="paragraph" w:customStyle="1" w:styleId="xl85">
    <w:name w:val="xl85"/>
    <w:basedOn w:val="a"/>
    <w:rsid w:val="00002DC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6">
    <w:name w:val="xl86"/>
    <w:basedOn w:val="a"/>
    <w:rsid w:val="00002DC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7">
    <w:name w:val="xl87"/>
    <w:basedOn w:val="a"/>
    <w:rsid w:val="00002DC1"/>
    <w:pPr>
      <w:shd w:val="clear" w:color="000000" w:fill="FFFFFF"/>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88">
    <w:name w:val="xl88"/>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89">
    <w:name w:val="xl89"/>
    <w:basedOn w:val="a"/>
    <w:rsid w:val="00002DC1"/>
    <w:pPr>
      <w:pBdr>
        <w:top w:val="single" w:sz="4" w:space="0" w:color="auto"/>
        <w:left w:val="single" w:sz="4" w:space="18"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90">
    <w:name w:val="xl90"/>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91">
    <w:name w:val="xl91"/>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2">
    <w:name w:val="xl92"/>
    <w:basedOn w:val="a"/>
    <w:rsid w:val="00002D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3">
    <w:name w:val="xl93"/>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Times New Roman" w:eastAsia="Times New Roman" w:hAnsi="Times New Roman"/>
      <w:b/>
      <w:bCs/>
      <w:spacing w:val="0"/>
      <w:sz w:val="24"/>
      <w:lang w:eastAsia="en-AU"/>
    </w:rPr>
  </w:style>
  <w:style w:type="paragraph" w:customStyle="1" w:styleId="xl94">
    <w:name w:val="xl94"/>
    <w:basedOn w:val="a"/>
    <w:rsid w:val="00002DC1"/>
    <w:pPr>
      <w:pBdr>
        <w:top w:val="single" w:sz="4" w:space="0" w:color="auto"/>
        <w:left w:val="single" w:sz="4" w:space="18" w:color="auto"/>
        <w:bottom w:val="single" w:sz="4" w:space="0" w:color="auto"/>
        <w:right w:val="single" w:sz="4" w:space="0" w:color="auto"/>
      </w:pBdr>
      <w:shd w:val="clear" w:color="000000" w:fill="A9D08E"/>
      <w:spacing w:before="100" w:beforeAutospacing="1" w:after="100" w:afterAutospacing="1" w:line="240" w:lineRule="auto"/>
      <w:ind w:firstLineChars="200" w:firstLine="200"/>
    </w:pPr>
    <w:rPr>
      <w:rFonts w:ascii="Times New Roman" w:eastAsia="Times New Roman" w:hAnsi="Times New Roman"/>
      <w:spacing w:val="0"/>
      <w:sz w:val="24"/>
      <w:lang w:eastAsia="en-AU"/>
    </w:rPr>
  </w:style>
  <w:style w:type="paragraph" w:customStyle="1" w:styleId="xl95">
    <w:name w:val="xl95"/>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pPr>
    <w:rPr>
      <w:rFonts w:ascii="Times New Roman" w:eastAsia="Times New Roman" w:hAnsi="Times New Roman"/>
      <w:spacing w:val="0"/>
      <w:sz w:val="24"/>
      <w:lang w:eastAsia="en-AU"/>
    </w:rPr>
  </w:style>
  <w:style w:type="paragraph" w:customStyle="1" w:styleId="xl96">
    <w:name w:val="xl96"/>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7">
    <w:name w:val="xl97"/>
    <w:basedOn w:val="a"/>
    <w:rsid w:val="00002DC1"/>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8">
    <w:name w:val="xl98"/>
    <w:basedOn w:val="a"/>
    <w:rsid w:val="00002DC1"/>
    <w:pP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99">
    <w:name w:val="xl99"/>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400" w:firstLine="400"/>
    </w:pPr>
    <w:rPr>
      <w:rFonts w:ascii="Times New Roman" w:eastAsia="Times New Roman" w:hAnsi="Times New Roman"/>
      <w:spacing w:val="0"/>
      <w:sz w:val="24"/>
      <w:lang w:eastAsia="en-AU"/>
    </w:rPr>
  </w:style>
  <w:style w:type="paragraph" w:customStyle="1" w:styleId="xl100">
    <w:name w:val="xl100"/>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400" w:firstLine="400"/>
    </w:pPr>
    <w:rPr>
      <w:rFonts w:ascii="Times New Roman" w:eastAsia="Times New Roman" w:hAnsi="Times New Roman"/>
      <w:b/>
      <w:bCs/>
      <w:spacing w:val="0"/>
      <w:sz w:val="24"/>
      <w:lang w:eastAsia="en-AU"/>
    </w:rPr>
  </w:style>
  <w:style w:type="paragraph" w:customStyle="1" w:styleId="xl101">
    <w:name w:val="xl101"/>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600" w:firstLine="600"/>
    </w:pPr>
    <w:rPr>
      <w:rFonts w:ascii="Times New Roman" w:eastAsia="Times New Roman" w:hAnsi="Times New Roman"/>
      <w:spacing w:val="0"/>
      <w:sz w:val="24"/>
      <w:lang w:eastAsia="en-AU"/>
    </w:rPr>
  </w:style>
  <w:style w:type="paragraph" w:customStyle="1" w:styleId="xl102">
    <w:name w:val="xl102"/>
    <w:basedOn w:val="a"/>
    <w:rsid w:val="00002DC1"/>
    <w:pPr>
      <w:pBdr>
        <w:top w:val="single" w:sz="4" w:space="0" w:color="auto"/>
        <w:left w:val="single" w:sz="4" w:space="18" w:color="auto"/>
        <w:bottom w:val="single" w:sz="4" w:space="0" w:color="auto"/>
        <w:right w:val="single" w:sz="4" w:space="0" w:color="auto"/>
      </w:pBdr>
      <w:shd w:val="clear" w:color="000000" w:fill="A9D08E"/>
      <w:spacing w:before="100" w:beforeAutospacing="1" w:after="100" w:afterAutospacing="1" w:line="240" w:lineRule="auto"/>
      <w:ind w:firstLineChars="200" w:firstLine="200"/>
    </w:pPr>
    <w:rPr>
      <w:rFonts w:ascii="Times New Roman" w:eastAsia="Times New Roman" w:hAnsi="Times New Roman"/>
      <w:b/>
      <w:bCs/>
      <w:spacing w:val="0"/>
      <w:sz w:val="24"/>
      <w:lang w:eastAsia="en-AU"/>
    </w:rPr>
  </w:style>
  <w:style w:type="paragraph" w:customStyle="1" w:styleId="xl103">
    <w:name w:val="xl103"/>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600" w:firstLine="600"/>
    </w:pPr>
    <w:rPr>
      <w:rFonts w:ascii="Times New Roman" w:eastAsia="Times New Roman" w:hAnsi="Times New Roman"/>
      <w:b/>
      <w:bCs/>
      <w:spacing w:val="0"/>
      <w:sz w:val="24"/>
      <w:lang w:eastAsia="en-AU"/>
    </w:rPr>
  </w:style>
  <w:style w:type="paragraph" w:customStyle="1" w:styleId="xl104">
    <w:name w:val="xl104"/>
    <w:basedOn w:val="a"/>
    <w:rsid w:val="00002DC1"/>
    <w:pPr>
      <w:pBdr>
        <w:top w:val="single" w:sz="4" w:space="0" w:color="auto"/>
        <w:left w:val="single" w:sz="4" w:space="31" w:color="auto"/>
        <w:bottom w:val="single" w:sz="4" w:space="0" w:color="auto"/>
        <w:right w:val="single" w:sz="4" w:space="0" w:color="auto"/>
      </w:pBdr>
      <w:shd w:val="clear" w:color="000000" w:fill="A9D08E"/>
      <w:spacing w:before="100" w:beforeAutospacing="1" w:after="100" w:afterAutospacing="1" w:line="240" w:lineRule="auto"/>
      <w:ind w:firstLineChars="800" w:firstLine="800"/>
    </w:pPr>
    <w:rPr>
      <w:rFonts w:ascii="Times New Roman" w:eastAsia="Times New Roman" w:hAnsi="Times New Roman"/>
      <w:spacing w:val="0"/>
      <w:sz w:val="24"/>
      <w:lang w:eastAsia="en-AU"/>
    </w:rPr>
  </w:style>
  <w:style w:type="paragraph" w:customStyle="1" w:styleId="xl105">
    <w:name w:val="xl105"/>
    <w:basedOn w:val="a"/>
    <w:rsid w:val="00002DC1"/>
    <w:pPr>
      <w:shd w:val="clear" w:color="000000" w:fill="A9D08E"/>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6">
    <w:name w:val="xl106"/>
    <w:basedOn w:val="a"/>
    <w:rsid w:val="00002D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7">
    <w:name w:val="xl107"/>
    <w:basedOn w:val="a"/>
    <w:rsid w:val="00002D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xl108">
    <w:name w:val="xl108"/>
    <w:basedOn w:val="a"/>
    <w:rsid w:val="00002DC1"/>
    <w:pPr>
      <w:shd w:val="clear" w:color="000000" w:fill="FFFFFF"/>
      <w:spacing w:before="100" w:beforeAutospacing="1" w:after="100" w:afterAutospacing="1" w:line="240" w:lineRule="auto"/>
    </w:pPr>
    <w:rPr>
      <w:rFonts w:ascii="Times New Roman" w:eastAsia="Times New Roman" w:hAnsi="Times New Roman"/>
      <w:spacing w:val="0"/>
      <w:sz w:val="24"/>
      <w:lang w:eastAsia="en-AU"/>
    </w:rPr>
  </w:style>
  <w:style w:type="table" w:customStyle="1" w:styleId="GridTable4Accent1">
    <w:name w:val="Grid Table 4 Accent 1"/>
    <w:basedOn w:val="a1"/>
    <w:uiPriority w:val="49"/>
    <w:rsid w:val="00C86BDD"/>
    <w:tblPr>
      <w:tblStyleRowBandSize w:val="1"/>
      <w:tblStyleColBandSize w:val="1"/>
      <w:tblBorders>
        <w:top w:val="single" w:sz="4" w:space="0" w:color="2B92FF" w:themeColor="accent1" w:themeTint="99"/>
        <w:left w:val="single" w:sz="4" w:space="0" w:color="2B92FF" w:themeColor="accent1" w:themeTint="99"/>
        <w:bottom w:val="single" w:sz="4" w:space="0" w:color="2B92FF" w:themeColor="accent1" w:themeTint="99"/>
        <w:right w:val="single" w:sz="4" w:space="0" w:color="2B92FF" w:themeColor="accent1" w:themeTint="99"/>
        <w:insideH w:val="single" w:sz="4" w:space="0" w:color="2B92FF" w:themeColor="accent1" w:themeTint="99"/>
        <w:insideV w:val="single" w:sz="4" w:space="0" w:color="2B92FF" w:themeColor="accent1" w:themeTint="99"/>
      </w:tblBorders>
    </w:tblPr>
    <w:tblStylePr w:type="firstRow">
      <w:rPr>
        <w:b/>
        <w:bCs/>
        <w:color w:val="FFFFFF" w:themeColor="background1"/>
      </w:rPr>
      <w:tblPr/>
      <w:tcPr>
        <w:tcBorders>
          <w:top w:val="single" w:sz="4" w:space="0" w:color="004D9D" w:themeColor="accent1"/>
          <w:left w:val="single" w:sz="4" w:space="0" w:color="004D9D" w:themeColor="accent1"/>
          <w:bottom w:val="single" w:sz="4" w:space="0" w:color="004D9D" w:themeColor="accent1"/>
          <w:right w:val="single" w:sz="4" w:space="0" w:color="004D9D" w:themeColor="accent1"/>
          <w:insideH w:val="nil"/>
          <w:insideV w:val="nil"/>
        </w:tcBorders>
        <w:shd w:val="clear" w:color="auto" w:fill="004D9D" w:themeFill="accent1"/>
      </w:tcPr>
    </w:tblStylePr>
    <w:tblStylePr w:type="lastRow">
      <w:rPr>
        <w:b/>
        <w:bCs/>
      </w:rPr>
      <w:tblPr/>
      <w:tcPr>
        <w:tcBorders>
          <w:top w:val="double" w:sz="4" w:space="0" w:color="004D9D" w:themeColor="accent1"/>
        </w:tcBorders>
      </w:tcPr>
    </w:tblStylePr>
    <w:tblStylePr w:type="firstCol">
      <w:rPr>
        <w:b/>
        <w:bCs/>
      </w:rPr>
    </w:tblStylePr>
    <w:tblStylePr w:type="lastCol">
      <w:rPr>
        <w:b/>
        <w:bCs/>
      </w:rPr>
    </w:tblStylePr>
    <w:tblStylePr w:type="band1Vert">
      <w:tblPr/>
      <w:tcPr>
        <w:shd w:val="clear" w:color="auto" w:fill="B8DAFF" w:themeFill="accent1" w:themeFillTint="33"/>
      </w:tcPr>
    </w:tblStylePr>
    <w:tblStylePr w:type="band1Horz">
      <w:tblPr/>
      <w:tcPr>
        <w:shd w:val="clear" w:color="auto" w:fill="B8DAFF" w:themeFill="accent1" w:themeFillTint="33"/>
      </w:tcPr>
    </w:tblStylePr>
  </w:style>
  <w:style w:type="table" w:customStyle="1" w:styleId="GridTable5DarkAccent1">
    <w:name w:val="Grid Table 5 Dark Accent 1"/>
    <w:basedOn w:val="a1"/>
    <w:uiPriority w:val="50"/>
    <w:rsid w:val="00E54F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D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D9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D9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D9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D9D" w:themeFill="accent1"/>
      </w:tcPr>
    </w:tblStylePr>
    <w:tblStylePr w:type="band1Vert">
      <w:tblPr/>
      <w:tcPr>
        <w:shd w:val="clear" w:color="auto" w:fill="71B6FF" w:themeFill="accent1" w:themeFillTint="66"/>
      </w:tcPr>
    </w:tblStylePr>
    <w:tblStylePr w:type="band1Horz">
      <w:tblPr/>
      <w:tcPr>
        <w:shd w:val="clear" w:color="auto" w:fill="71B6FF" w:themeFill="accent1" w:themeFillTint="66"/>
      </w:tcPr>
    </w:tblStylePr>
  </w:style>
  <w:style w:type="table" w:customStyle="1" w:styleId="GridTable5DarkAccent3">
    <w:name w:val="Grid Table 5 Dark Accent 3"/>
    <w:basedOn w:val="a1"/>
    <w:uiPriority w:val="50"/>
    <w:rsid w:val="00E54F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1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1EB"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1EB"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1EB"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1EB" w:themeFill="accent3"/>
      </w:tcPr>
    </w:tblStylePr>
    <w:tblStylePr w:type="band1Vert">
      <w:tblPr/>
      <w:tcPr>
        <w:shd w:val="clear" w:color="auto" w:fill="91E3FF" w:themeFill="accent3" w:themeFillTint="66"/>
      </w:tcPr>
    </w:tblStylePr>
    <w:tblStylePr w:type="band1Horz">
      <w:tblPr/>
      <w:tcPr>
        <w:shd w:val="clear" w:color="auto" w:fill="91E3FF" w:themeFill="accent3" w:themeFillTint="66"/>
      </w:tcPr>
    </w:tblStylePr>
  </w:style>
  <w:style w:type="table" w:customStyle="1" w:styleId="GridTable4Accent3">
    <w:name w:val="Grid Table 4 Accent 3"/>
    <w:basedOn w:val="a1"/>
    <w:uiPriority w:val="49"/>
    <w:rsid w:val="00E54FCC"/>
    <w:tblPr>
      <w:tblStyleRowBandSize w:val="1"/>
      <w:tblStyleColBandSize w:val="1"/>
      <w:tblBorders>
        <w:top w:val="single" w:sz="4" w:space="0" w:color="5AD6FF" w:themeColor="accent3" w:themeTint="99"/>
        <w:left w:val="single" w:sz="4" w:space="0" w:color="5AD6FF" w:themeColor="accent3" w:themeTint="99"/>
        <w:bottom w:val="single" w:sz="4" w:space="0" w:color="5AD6FF" w:themeColor="accent3" w:themeTint="99"/>
        <w:right w:val="single" w:sz="4" w:space="0" w:color="5AD6FF" w:themeColor="accent3" w:themeTint="99"/>
        <w:insideH w:val="single" w:sz="4" w:space="0" w:color="5AD6FF" w:themeColor="accent3" w:themeTint="99"/>
        <w:insideV w:val="single" w:sz="4" w:space="0" w:color="5AD6FF" w:themeColor="accent3" w:themeTint="99"/>
      </w:tblBorders>
    </w:tblPr>
    <w:tblStylePr w:type="firstRow">
      <w:rPr>
        <w:b/>
        <w:bCs/>
        <w:color w:val="FFFFFF" w:themeColor="background1"/>
      </w:rPr>
      <w:tblPr/>
      <w:tcPr>
        <w:tcBorders>
          <w:top w:val="single" w:sz="4" w:space="0" w:color="00B1EB" w:themeColor="accent3"/>
          <w:left w:val="single" w:sz="4" w:space="0" w:color="00B1EB" w:themeColor="accent3"/>
          <w:bottom w:val="single" w:sz="4" w:space="0" w:color="00B1EB" w:themeColor="accent3"/>
          <w:right w:val="single" w:sz="4" w:space="0" w:color="00B1EB" w:themeColor="accent3"/>
          <w:insideH w:val="nil"/>
          <w:insideV w:val="nil"/>
        </w:tcBorders>
        <w:shd w:val="clear" w:color="auto" w:fill="00B1EB" w:themeFill="accent3"/>
      </w:tcPr>
    </w:tblStylePr>
    <w:tblStylePr w:type="lastRow">
      <w:rPr>
        <w:b/>
        <w:bCs/>
      </w:rPr>
      <w:tblPr/>
      <w:tcPr>
        <w:tcBorders>
          <w:top w:val="double" w:sz="4" w:space="0" w:color="00B1EB" w:themeColor="accent3"/>
        </w:tcBorders>
      </w:tcPr>
    </w:tblStylePr>
    <w:tblStylePr w:type="firstCol">
      <w:rPr>
        <w:b/>
        <w:bCs/>
      </w:rPr>
    </w:tblStylePr>
    <w:tblStylePr w:type="lastCol">
      <w:rPr>
        <w:b/>
        <w:bCs/>
      </w:rPr>
    </w:tblStylePr>
    <w:tblStylePr w:type="band1Vert">
      <w:tblPr/>
      <w:tcPr>
        <w:shd w:val="clear" w:color="auto" w:fill="C8F1FF" w:themeFill="accent3" w:themeFillTint="33"/>
      </w:tcPr>
    </w:tblStylePr>
    <w:tblStylePr w:type="band1Horz">
      <w:tblPr/>
      <w:tcPr>
        <w:shd w:val="clear" w:color="auto" w:fill="C8F1FF" w:themeFill="accent3" w:themeFillTint="33"/>
      </w:tcPr>
    </w:tblStylePr>
  </w:style>
  <w:style w:type="table" w:customStyle="1" w:styleId="GridTable5DarkAccent2">
    <w:name w:val="Grid Table 5 Dark Accent 2"/>
    <w:basedOn w:val="a1"/>
    <w:uiPriority w:val="50"/>
    <w:rsid w:val="00BB2F3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FE7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8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8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8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8C0" w:themeFill="accent2"/>
      </w:tcPr>
    </w:tblStylePr>
    <w:tblStylePr w:type="band1Vert">
      <w:tblPr/>
      <w:tcPr>
        <w:shd w:val="clear" w:color="auto" w:fill="7FCFFF" w:themeFill="accent2" w:themeFillTint="66"/>
      </w:tcPr>
    </w:tblStylePr>
    <w:tblStylePr w:type="band1Horz">
      <w:tblPr/>
      <w:tcPr>
        <w:shd w:val="clear" w:color="auto" w:fill="7FCFFF" w:themeFill="accent2" w:themeFillTint="66"/>
      </w:tcPr>
    </w:tblStylePr>
  </w:style>
  <w:style w:type="table" w:customStyle="1" w:styleId="GridTable5Dark">
    <w:name w:val="Grid Table 5 Dark"/>
    <w:basedOn w:val="a1"/>
    <w:uiPriority w:val="50"/>
    <w:rsid w:val="006F76A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DAFF"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D9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D9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D9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D9D" w:themeFill="text1"/>
      </w:tcPr>
    </w:tblStylePr>
    <w:tblStylePr w:type="band1Vert">
      <w:tblPr/>
      <w:tcPr>
        <w:shd w:val="clear" w:color="auto" w:fill="71B6FF" w:themeFill="text1" w:themeFillTint="66"/>
      </w:tcPr>
    </w:tblStylePr>
    <w:tblStylePr w:type="band1Horz">
      <w:tblPr/>
      <w:tcPr>
        <w:shd w:val="clear" w:color="auto" w:fill="71B6FF" w:themeFill="text1" w:themeFillTint="66"/>
      </w:tcPr>
    </w:tblStylePr>
  </w:style>
  <w:style w:type="table" w:customStyle="1" w:styleId="GridTable4Accent2">
    <w:name w:val="Grid Table 4 Accent 2"/>
    <w:basedOn w:val="a1"/>
    <w:uiPriority w:val="49"/>
    <w:rsid w:val="006F76AC"/>
    <w:tblPr>
      <w:tblStyleRowBandSize w:val="1"/>
      <w:tblStyleColBandSize w:val="1"/>
      <w:tblBorders>
        <w:top w:val="single" w:sz="4" w:space="0" w:color="40B7FF" w:themeColor="accent2" w:themeTint="99"/>
        <w:left w:val="single" w:sz="4" w:space="0" w:color="40B7FF" w:themeColor="accent2" w:themeTint="99"/>
        <w:bottom w:val="single" w:sz="4" w:space="0" w:color="40B7FF" w:themeColor="accent2" w:themeTint="99"/>
        <w:right w:val="single" w:sz="4" w:space="0" w:color="40B7FF" w:themeColor="accent2" w:themeTint="99"/>
        <w:insideH w:val="single" w:sz="4" w:space="0" w:color="40B7FF" w:themeColor="accent2" w:themeTint="99"/>
        <w:insideV w:val="single" w:sz="4" w:space="0" w:color="40B7FF" w:themeColor="accent2" w:themeTint="99"/>
      </w:tblBorders>
    </w:tblPr>
    <w:tblStylePr w:type="firstRow">
      <w:rPr>
        <w:b/>
        <w:bCs/>
        <w:color w:val="FFFFFF" w:themeColor="background1"/>
      </w:rPr>
      <w:tblPr/>
      <w:tcPr>
        <w:tcBorders>
          <w:top w:val="single" w:sz="4" w:space="0" w:color="0078C0" w:themeColor="accent2"/>
          <w:left w:val="single" w:sz="4" w:space="0" w:color="0078C0" w:themeColor="accent2"/>
          <w:bottom w:val="single" w:sz="4" w:space="0" w:color="0078C0" w:themeColor="accent2"/>
          <w:right w:val="single" w:sz="4" w:space="0" w:color="0078C0" w:themeColor="accent2"/>
          <w:insideH w:val="nil"/>
          <w:insideV w:val="nil"/>
        </w:tcBorders>
        <w:shd w:val="clear" w:color="auto" w:fill="0078C0" w:themeFill="accent2"/>
      </w:tcPr>
    </w:tblStylePr>
    <w:tblStylePr w:type="lastRow">
      <w:rPr>
        <w:b/>
        <w:bCs/>
      </w:rPr>
      <w:tblPr/>
      <w:tcPr>
        <w:tcBorders>
          <w:top w:val="double" w:sz="4" w:space="0" w:color="0078C0" w:themeColor="accent2"/>
        </w:tcBorders>
      </w:tcPr>
    </w:tblStylePr>
    <w:tblStylePr w:type="firstCol">
      <w:rPr>
        <w:b/>
        <w:bCs/>
      </w:rPr>
    </w:tblStylePr>
    <w:tblStylePr w:type="lastCol">
      <w:rPr>
        <w:b/>
        <w:bCs/>
      </w:rPr>
    </w:tblStylePr>
    <w:tblStylePr w:type="band1Vert">
      <w:tblPr/>
      <w:tcPr>
        <w:shd w:val="clear" w:color="auto" w:fill="BFE7FF" w:themeFill="accent2" w:themeFillTint="33"/>
      </w:tcPr>
    </w:tblStylePr>
    <w:tblStylePr w:type="band1Horz">
      <w:tblPr/>
      <w:tcPr>
        <w:shd w:val="clear" w:color="auto" w:fill="BFE7FF" w:themeFill="accent2" w:themeFillTint="33"/>
      </w:tcPr>
    </w:tblStylePr>
  </w:style>
  <w:style w:type="paragraph" w:styleId="HTML">
    <w:name w:val="HTML Preformatted"/>
    <w:basedOn w:val="a"/>
    <w:link w:val="HTMLChar"/>
    <w:uiPriority w:val="99"/>
    <w:unhideWhenUsed/>
    <w:rsid w:val="00226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pacing w:val="0"/>
      <w:szCs w:val="20"/>
      <w:lang w:eastAsia="en-AU"/>
    </w:rPr>
  </w:style>
  <w:style w:type="character" w:customStyle="1" w:styleId="HTMLChar">
    <w:name w:val="HTML 预设格式 Char"/>
    <w:basedOn w:val="a0"/>
    <w:link w:val="HTML"/>
    <w:uiPriority w:val="99"/>
    <w:rsid w:val="00226F2D"/>
    <w:rPr>
      <w:rFonts w:ascii="Courier New" w:eastAsia="Times New Roman" w:hAnsi="Courier New" w:cs="Courier New"/>
      <w:lang w:eastAsia="en-AU"/>
    </w:rPr>
  </w:style>
  <w:style w:type="paragraph" w:customStyle="1" w:styleId="msonormal0">
    <w:name w:val="msonormal"/>
    <w:basedOn w:val="a"/>
    <w:rsid w:val="00EC3696"/>
    <w:pPr>
      <w:spacing w:before="100" w:beforeAutospacing="1" w:after="100" w:afterAutospacing="1" w:line="240" w:lineRule="auto"/>
    </w:pPr>
    <w:rPr>
      <w:rFonts w:ascii="Times New Roman" w:eastAsia="Times New Roman" w:hAnsi="Times New Roman"/>
      <w:spacing w:val="0"/>
      <w:sz w:val="24"/>
      <w:lang w:eastAsia="en-AU"/>
    </w:rPr>
  </w:style>
  <w:style w:type="paragraph" w:customStyle="1" w:styleId="font5">
    <w:name w:val="font5"/>
    <w:basedOn w:val="a"/>
    <w:rsid w:val="00EC3696"/>
    <w:pPr>
      <w:spacing w:before="100" w:beforeAutospacing="1" w:after="100" w:afterAutospacing="1" w:line="240" w:lineRule="auto"/>
    </w:pPr>
    <w:rPr>
      <w:rFonts w:ascii="Calibri" w:eastAsia="Times New Roman" w:hAnsi="Calibri" w:cs="Calibri"/>
      <w:color w:val="000000"/>
      <w:spacing w:val="0"/>
      <w:sz w:val="22"/>
      <w:szCs w:val="22"/>
      <w:lang w:eastAsia="en-AU"/>
    </w:rPr>
  </w:style>
  <w:style w:type="table" w:customStyle="1" w:styleId="GridTable5DarkAccent4">
    <w:name w:val="Grid Table 5 Dark Accent 4"/>
    <w:basedOn w:val="a1"/>
    <w:uiPriority w:val="50"/>
    <w:rsid w:val="00EC369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4F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1CBF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1CBF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1CBF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1CBF4" w:themeFill="accent4"/>
      </w:tcPr>
    </w:tblStylePr>
    <w:tblStylePr w:type="band1Vert">
      <w:tblPr/>
      <w:tcPr>
        <w:shd w:val="clear" w:color="auto" w:fill="C6EAFA" w:themeFill="accent4" w:themeFillTint="66"/>
      </w:tcPr>
    </w:tblStylePr>
    <w:tblStylePr w:type="band1Horz">
      <w:tblPr/>
      <w:tcPr>
        <w:shd w:val="clear" w:color="auto" w:fill="C6EAFA" w:themeFill="accent4" w:themeFillTint="66"/>
      </w:tcPr>
    </w:tblStylePr>
  </w:style>
  <w:style w:type="table" w:customStyle="1" w:styleId="GridTable4Accent4">
    <w:name w:val="Grid Table 4 Accent 4"/>
    <w:basedOn w:val="a1"/>
    <w:uiPriority w:val="49"/>
    <w:rsid w:val="00EC3696"/>
    <w:tblPr>
      <w:tblStyleRowBandSize w:val="1"/>
      <w:tblStyleColBandSize w:val="1"/>
      <w:tblBorders>
        <w:top w:val="single" w:sz="4" w:space="0" w:color="A9DFF8" w:themeColor="accent4" w:themeTint="99"/>
        <w:left w:val="single" w:sz="4" w:space="0" w:color="A9DFF8" w:themeColor="accent4" w:themeTint="99"/>
        <w:bottom w:val="single" w:sz="4" w:space="0" w:color="A9DFF8" w:themeColor="accent4" w:themeTint="99"/>
        <w:right w:val="single" w:sz="4" w:space="0" w:color="A9DFF8" w:themeColor="accent4" w:themeTint="99"/>
        <w:insideH w:val="single" w:sz="4" w:space="0" w:color="A9DFF8" w:themeColor="accent4" w:themeTint="99"/>
        <w:insideV w:val="single" w:sz="4" w:space="0" w:color="A9DFF8" w:themeColor="accent4" w:themeTint="99"/>
      </w:tblBorders>
    </w:tblPr>
    <w:tblStylePr w:type="firstRow">
      <w:rPr>
        <w:b/>
        <w:bCs/>
        <w:color w:val="FFFFFF" w:themeColor="background1"/>
      </w:rPr>
      <w:tblPr/>
      <w:tcPr>
        <w:tcBorders>
          <w:top w:val="single" w:sz="4" w:space="0" w:color="71CBF4" w:themeColor="accent4"/>
          <w:left w:val="single" w:sz="4" w:space="0" w:color="71CBF4" w:themeColor="accent4"/>
          <w:bottom w:val="single" w:sz="4" w:space="0" w:color="71CBF4" w:themeColor="accent4"/>
          <w:right w:val="single" w:sz="4" w:space="0" w:color="71CBF4" w:themeColor="accent4"/>
          <w:insideH w:val="nil"/>
          <w:insideV w:val="nil"/>
        </w:tcBorders>
        <w:shd w:val="clear" w:color="auto" w:fill="71CBF4" w:themeFill="accent4"/>
      </w:tcPr>
    </w:tblStylePr>
    <w:tblStylePr w:type="lastRow">
      <w:rPr>
        <w:b/>
        <w:bCs/>
      </w:rPr>
      <w:tblPr/>
      <w:tcPr>
        <w:tcBorders>
          <w:top w:val="double" w:sz="4" w:space="0" w:color="71CBF4" w:themeColor="accent4"/>
        </w:tcBorders>
      </w:tcPr>
    </w:tblStylePr>
    <w:tblStylePr w:type="firstCol">
      <w:rPr>
        <w:b/>
        <w:bCs/>
      </w:rPr>
    </w:tblStylePr>
    <w:tblStylePr w:type="lastCol">
      <w:rPr>
        <w:b/>
        <w:bCs/>
      </w:rPr>
    </w:tblStylePr>
    <w:tblStylePr w:type="band1Vert">
      <w:tblPr/>
      <w:tcPr>
        <w:shd w:val="clear" w:color="auto" w:fill="E2F4FC" w:themeFill="accent4" w:themeFillTint="33"/>
      </w:tcPr>
    </w:tblStylePr>
    <w:tblStylePr w:type="band1Horz">
      <w:tblPr/>
      <w:tcPr>
        <w:shd w:val="clear" w:color="auto" w:fill="E2F4FC" w:themeFill="accent4" w:themeFillTint="33"/>
      </w:tcPr>
    </w:tblStylePr>
  </w:style>
  <w:style w:type="paragraph" w:customStyle="1" w:styleId="TableParagraph">
    <w:name w:val="Table Paragraph"/>
    <w:basedOn w:val="a"/>
    <w:uiPriority w:val="1"/>
    <w:qFormat/>
    <w:rsid w:val="0021701C"/>
    <w:pPr>
      <w:widowControl w:val="0"/>
      <w:spacing w:after="0" w:line="240" w:lineRule="auto"/>
    </w:pPr>
    <w:rPr>
      <w:rFonts w:asciiTheme="minorHAnsi" w:hAnsiTheme="minorHAnsi" w:cstheme="minorBidi"/>
      <w:spacing w:val="0"/>
      <w:sz w:val="22"/>
      <w:szCs w:val="22"/>
      <w:lang w:val="en-US"/>
    </w:rPr>
  </w:style>
  <w:style w:type="table" w:customStyle="1" w:styleId="GridTable4">
    <w:name w:val="Grid Table 4"/>
    <w:basedOn w:val="a1"/>
    <w:uiPriority w:val="49"/>
    <w:rsid w:val="0021701C"/>
    <w:rPr>
      <w:rFonts w:asciiTheme="minorHAnsi" w:hAnsiTheme="minorHAnsi" w:cstheme="minorBidi"/>
      <w:sz w:val="22"/>
      <w:szCs w:val="22"/>
      <w:lang w:val="en-US" w:eastAsia="en-US"/>
    </w:rPr>
    <w:tblPr>
      <w:tblStyleRowBandSize w:val="1"/>
      <w:tblStyleColBandSize w:val="1"/>
      <w:tblBorders>
        <w:top w:val="single" w:sz="4" w:space="0" w:color="2B92FF" w:themeColor="text1" w:themeTint="99"/>
        <w:left w:val="single" w:sz="4" w:space="0" w:color="2B92FF" w:themeColor="text1" w:themeTint="99"/>
        <w:bottom w:val="single" w:sz="4" w:space="0" w:color="2B92FF" w:themeColor="text1" w:themeTint="99"/>
        <w:right w:val="single" w:sz="4" w:space="0" w:color="2B92FF" w:themeColor="text1" w:themeTint="99"/>
        <w:insideH w:val="single" w:sz="4" w:space="0" w:color="2B92FF" w:themeColor="text1" w:themeTint="99"/>
        <w:insideV w:val="single" w:sz="4" w:space="0" w:color="2B92FF" w:themeColor="text1" w:themeTint="99"/>
      </w:tblBorders>
    </w:tblPr>
    <w:tblStylePr w:type="firstRow">
      <w:rPr>
        <w:b/>
        <w:bCs/>
        <w:color w:val="FFFFFF" w:themeColor="background1"/>
      </w:rPr>
      <w:tblPr/>
      <w:tcPr>
        <w:tcBorders>
          <w:top w:val="single" w:sz="4" w:space="0" w:color="004D9D" w:themeColor="text1"/>
          <w:left w:val="single" w:sz="4" w:space="0" w:color="004D9D" w:themeColor="text1"/>
          <w:bottom w:val="single" w:sz="4" w:space="0" w:color="004D9D" w:themeColor="text1"/>
          <w:right w:val="single" w:sz="4" w:space="0" w:color="004D9D" w:themeColor="text1"/>
          <w:insideH w:val="nil"/>
          <w:insideV w:val="nil"/>
        </w:tcBorders>
        <w:shd w:val="clear" w:color="auto" w:fill="004D9D" w:themeFill="text1"/>
      </w:tcPr>
    </w:tblStylePr>
    <w:tblStylePr w:type="lastRow">
      <w:rPr>
        <w:b/>
        <w:bCs/>
      </w:rPr>
      <w:tblPr/>
      <w:tcPr>
        <w:tcBorders>
          <w:top w:val="double" w:sz="4" w:space="0" w:color="004D9D" w:themeColor="text1"/>
        </w:tcBorders>
      </w:tcPr>
    </w:tblStylePr>
    <w:tblStylePr w:type="firstCol">
      <w:rPr>
        <w:b/>
        <w:bCs/>
      </w:rPr>
    </w:tblStylePr>
    <w:tblStylePr w:type="lastCol">
      <w:rPr>
        <w:b/>
        <w:bCs/>
      </w:rPr>
    </w:tblStylePr>
    <w:tblStylePr w:type="band1Vert">
      <w:tblPr/>
      <w:tcPr>
        <w:shd w:val="clear" w:color="auto" w:fill="B8DAFF" w:themeFill="text1" w:themeFillTint="33"/>
      </w:tcPr>
    </w:tblStylePr>
    <w:tblStylePr w:type="band1Horz">
      <w:tblPr/>
      <w:tcPr>
        <w:shd w:val="clear" w:color="auto" w:fill="B8DAFF" w:themeFill="text1" w:themeFillTint="33"/>
      </w:tcPr>
    </w:tblStylePr>
  </w:style>
  <w:style w:type="paragraph" w:styleId="afa">
    <w:name w:val="Normal (Web)"/>
    <w:basedOn w:val="a"/>
    <w:uiPriority w:val="99"/>
    <w:semiHidden/>
    <w:unhideWhenUsed/>
    <w:rsid w:val="004F34E4"/>
    <w:pPr>
      <w:spacing w:before="100" w:beforeAutospacing="1" w:after="100" w:afterAutospacing="1" w:line="240" w:lineRule="auto"/>
    </w:pPr>
    <w:rPr>
      <w:rFonts w:ascii="Times New Roman" w:hAnsi="Times New Roman"/>
      <w:spacing w:val="0"/>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98755">
      <w:bodyDiv w:val="1"/>
      <w:marLeft w:val="0"/>
      <w:marRight w:val="0"/>
      <w:marTop w:val="0"/>
      <w:marBottom w:val="0"/>
      <w:divBdr>
        <w:top w:val="none" w:sz="0" w:space="0" w:color="auto"/>
        <w:left w:val="none" w:sz="0" w:space="0" w:color="auto"/>
        <w:bottom w:val="none" w:sz="0" w:space="0" w:color="auto"/>
        <w:right w:val="none" w:sz="0" w:space="0" w:color="auto"/>
      </w:divBdr>
    </w:div>
    <w:div w:id="69037479">
      <w:bodyDiv w:val="1"/>
      <w:marLeft w:val="0"/>
      <w:marRight w:val="0"/>
      <w:marTop w:val="0"/>
      <w:marBottom w:val="0"/>
      <w:divBdr>
        <w:top w:val="none" w:sz="0" w:space="0" w:color="auto"/>
        <w:left w:val="none" w:sz="0" w:space="0" w:color="auto"/>
        <w:bottom w:val="none" w:sz="0" w:space="0" w:color="auto"/>
        <w:right w:val="none" w:sz="0" w:space="0" w:color="auto"/>
      </w:divBdr>
    </w:div>
    <w:div w:id="91126780">
      <w:bodyDiv w:val="1"/>
      <w:marLeft w:val="0"/>
      <w:marRight w:val="0"/>
      <w:marTop w:val="0"/>
      <w:marBottom w:val="0"/>
      <w:divBdr>
        <w:top w:val="none" w:sz="0" w:space="0" w:color="auto"/>
        <w:left w:val="none" w:sz="0" w:space="0" w:color="auto"/>
        <w:bottom w:val="none" w:sz="0" w:space="0" w:color="auto"/>
        <w:right w:val="none" w:sz="0" w:space="0" w:color="auto"/>
      </w:divBdr>
    </w:div>
    <w:div w:id="144130264">
      <w:bodyDiv w:val="1"/>
      <w:marLeft w:val="0"/>
      <w:marRight w:val="0"/>
      <w:marTop w:val="0"/>
      <w:marBottom w:val="0"/>
      <w:divBdr>
        <w:top w:val="none" w:sz="0" w:space="0" w:color="auto"/>
        <w:left w:val="none" w:sz="0" w:space="0" w:color="auto"/>
        <w:bottom w:val="none" w:sz="0" w:space="0" w:color="auto"/>
        <w:right w:val="none" w:sz="0" w:space="0" w:color="auto"/>
      </w:divBdr>
    </w:div>
    <w:div w:id="147404834">
      <w:bodyDiv w:val="1"/>
      <w:marLeft w:val="0"/>
      <w:marRight w:val="0"/>
      <w:marTop w:val="0"/>
      <w:marBottom w:val="0"/>
      <w:divBdr>
        <w:top w:val="none" w:sz="0" w:space="0" w:color="auto"/>
        <w:left w:val="none" w:sz="0" w:space="0" w:color="auto"/>
        <w:bottom w:val="none" w:sz="0" w:space="0" w:color="auto"/>
        <w:right w:val="none" w:sz="0" w:space="0" w:color="auto"/>
      </w:divBdr>
      <w:divsChild>
        <w:div w:id="661087733">
          <w:marLeft w:val="0"/>
          <w:marRight w:val="0"/>
          <w:marTop w:val="0"/>
          <w:marBottom w:val="0"/>
          <w:divBdr>
            <w:top w:val="none" w:sz="0" w:space="0" w:color="auto"/>
            <w:left w:val="none" w:sz="0" w:space="0" w:color="auto"/>
            <w:bottom w:val="none" w:sz="0" w:space="0" w:color="auto"/>
            <w:right w:val="none" w:sz="0" w:space="0" w:color="auto"/>
          </w:divBdr>
        </w:div>
      </w:divsChild>
    </w:div>
    <w:div w:id="225072426">
      <w:bodyDiv w:val="1"/>
      <w:marLeft w:val="0"/>
      <w:marRight w:val="0"/>
      <w:marTop w:val="0"/>
      <w:marBottom w:val="0"/>
      <w:divBdr>
        <w:top w:val="none" w:sz="0" w:space="0" w:color="auto"/>
        <w:left w:val="none" w:sz="0" w:space="0" w:color="auto"/>
        <w:bottom w:val="none" w:sz="0" w:space="0" w:color="auto"/>
        <w:right w:val="none" w:sz="0" w:space="0" w:color="auto"/>
      </w:divBdr>
    </w:div>
    <w:div w:id="269165088">
      <w:bodyDiv w:val="1"/>
      <w:marLeft w:val="0"/>
      <w:marRight w:val="0"/>
      <w:marTop w:val="0"/>
      <w:marBottom w:val="0"/>
      <w:divBdr>
        <w:top w:val="none" w:sz="0" w:space="0" w:color="auto"/>
        <w:left w:val="none" w:sz="0" w:space="0" w:color="auto"/>
        <w:bottom w:val="none" w:sz="0" w:space="0" w:color="auto"/>
        <w:right w:val="none" w:sz="0" w:space="0" w:color="auto"/>
      </w:divBdr>
      <w:divsChild>
        <w:div w:id="86462617">
          <w:marLeft w:val="0"/>
          <w:marRight w:val="0"/>
          <w:marTop w:val="0"/>
          <w:marBottom w:val="0"/>
          <w:divBdr>
            <w:top w:val="none" w:sz="0" w:space="0" w:color="auto"/>
            <w:left w:val="none" w:sz="0" w:space="0" w:color="auto"/>
            <w:bottom w:val="none" w:sz="0" w:space="0" w:color="auto"/>
            <w:right w:val="none" w:sz="0" w:space="0" w:color="auto"/>
          </w:divBdr>
        </w:div>
      </w:divsChild>
    </w:div>
    <w:div w:id="329915955">
      <w:bodyDiv w:val="1"/>
      <w:marLeft w:val="0"/>
      <w:marRight w:val="0"/>
      <w:marTop w:val="0"/>
      <w:marBottom w:val="0"/>
      <w:divBdr>
        <w:top w:val="none" w:sz="0" w:space="0" w:color="auto"/>
        <w:left w:val="none" w:sz="0" w:space="0" w:color="auto"/>
        <w:bottom w:val="none" w:sz="0" w:space="0" w:color="auto"/>
        <w:right w:val="none" w:sz="0" w:space="0" w:color="auto"/>
      </w:divBdr>
    </w:div>
    <w:div w:id="405349621">
      <w:bodyDiv w:val="1"/>
      <w:marLeft w:val="0"/>
      <w:marRight w:val="0"/>
      <w:marTop w:val="0"/>
      <w:marBottom w:val="0"/>
      <w:divBdr>
        <w:top w:val="none" w:sz="0" w:space="0" w:color="auto"/>
        <w:left w:val="none" w:sz="0" w:space="0" w:color="auto"/>
        <w:bottom w:val="none" w:sz="0" w:space="0" w:color="auto"/>
        <w:right w:val="none" w:sz="0" w:space="0" w:color="auto"/>
      </w:divBdr>
    </w:div>
    <w:div w:id="460272702">
      <w:bodyDiv w:val="1"/>
      <w:marLeft w:val="0"/>
      <w:marRight w:val="0"/>
      <w:marTop w:val="0"/>
      <w:marBottom w:val="0"/>
      <w:divBdr>
        <w:top w:val="none" w:sz="0" w:space="0" w:color="auto"/>
        <w:left w:val="none" w:sz="0" w:space="0" w:color="auto"/>
        <w:bottom w:val="none" w:sz="0" w:space="0" w:color="auto"/>
        <w:right w:val="none" w:sz="0" w:space="0" w:color="auto"/>
      </w:divBdr>
    </w:div>
    <w:div w:id="468792143">
      <w:bodyDiv w:val="1"/>
      <w:marLeft w:val="0"/>
      <w:marRight w:val="0"/>
      <w:marTop w:val="0"/>
      <w:marBottom w:val="0"/>
      <w:divBdr>
        <w:top w:val="none" w:sz="0" w:space="0" w:color="auto"/>
        <w:left w:val="none" w:sz="0" w:space="0" w:color="auto"/>
        <w:bottom w:val="none" w:sz="0" w:space="0" w:color="auto"/>
        <w:right w:val="none" w:sz="0" w:space="0" w:color="auto"/>
      </w:divBdr>
    </w:div>
    <w:div w:id="507643364">
      <w:bodyDiv w:val="1"/>
      <w:marLeft w:val="0"/>
      <w:marRight w:val="0"/>
      <w:marTop w:val="0"/>
      <w:marBottom w:val="0"/>
      <w:divBdr>
        <w:top w:val="none" w:sz="0" w:space="0" w:color="auto"/>
        <w:left w:val="none" w:sz="0" w:space="0" w:color="auto"/>
        <w:bottom w:val="none" w:sz="0" w:space="0" w:color="auto"/>
        <w:right w:val="none" w:sz="0" w:space="0" w:color="auto"/>
      </w:divBdr>
    </w:div>
    <w:div w:id="515849286">
      <w:bodyDiv w:val="1"/>
      <w:marLeft w:val="0"/>
      <w:marRight w:val="0"/>
      <w:marTop w:val="0"/>
      <w:marBottom w:val="0"/>
      <w:divBdr>
        <w:top w:val="none" w:sz="0" w:space="0" w:color="auto"/>
        <w:left w:val="none" w:sz="0" w:space="0" w:color="auto"/>
        <w:bottom w:val="none" w:sz="0" w:space="0" w:color="auto"/>
        <w:right w:val="none" w:sz="0" w:space="0" w:color="auto"/>
      </w:divBdr>
    </w:div>
    <w:div w:id="523789680">
      <w:bodyDiv w:val="1"/>
      <w:marLeft w:val="0"/>
      <w:marRight w:val="0"/>
      <w:marTop w:val="0"/>
      <w:marBottom w:val="0"/>
      <w:divBdr>
        <w:top w:val="none" w:sz="0" w:space="0" w:color="auto"/>
        <w:left w:val="none" w:sz="0" w:space="0" w:color="auto"/>
        <w:bottom w:val="none" w:sz="0" w:space="0" w:color="auto"/>
        <w:right w:val="none" w:sz="0" w:space="0" w:color="auto"/>
      </w:divBdr>
    </w:div>
    <w:div w:id="540677307">
      <w:bodyDiv w:val="1"/>
      <w:marLeft w:val="0"/>
      <w:marRight w:val="0"/>
      <w:marTop w:val="0"/>
      <w:marBottom w:val="0"/>
      <w:divBdr>
        <w:top w:val="none" w:sz="0" w:space="0" w:color="auto"/>
        <w:left w:val="none" w:sz="0" w:space="0" w:color="auto"/>
        <w:bottom w:val="none" w:sz="0" w:space="0" w:color="auto"/>
        <w:right w:val="none" w:sz="0" w:space="0" w:color="auto"/>
      </w:divBdr>
    </w:div>
    <w:div w:id="543912045">
      <w:bodyDiv w:val="1"/>
      <w:marLeft w:val="0"/>
      <w:marRight w:val="0"/>
      <w:marTop w:val="0"/>
      <w:marBottom w:val="0"/>
      <w:divBdr>
        <w:top w:val="none" w:sz="0" w:space="0" w:color="auto"/>
        <w:left w:val="none" w:sz="0" w:space="0" w:color="auto"/>
        <w:bottom w:val="none" w:sz="0" w:space="0" w:color="auto"/>
        <w:right w:val="none" w:sz="0" w:space="0" w:color="auto"/>
      </w:divBdr>
    </w:div>
    <w:div w:id="634409991">
      <w:bodyDiv w:val="1"/>
      <w:marLeft w:val="0"/>
      <w:marRight w:val="0"/>
      <w:marTop w:val="0"/>
      <w:marBottom w:val="0"/>
      <w:divBdr>
        <w:top w:val="none" w:sz="0" w:space="0" w:color="auto"/>
        <w:left w:val="none" w:sz="0" w:space="0" w:color="auto"/>
        <w:bottom w:val="none" w:sz="0" w:space="0" w:color="auto"/>
        <w:right w:val="none" w:sz="0" w:space="0" w:color="auto"/>
      </w:divBdr>
    </w:div>
    <w:div w:id="638189902">
      <w:bodyDiv w:val="1"/>
      <w:marLeft w:val="0"/>
      <w:marRight w:val="0"/>
      <w:marTop w:val="0"/>
      <w:marBottom w:val="0"/>
      <w:divBdr>
        <w:top w:val="none" w:sz="0" w:space="0" w:color="auto"/>
        <w:left w:val="none" w:sz="0" w:space="0" w:color="auto"/>
        <w:bottom w:val="none" w:sz="0" w:space="0" w:color="auto"/>
        <w:right w:val="none" w:sz="0" w:space="0" w:color="auto"/>
      </w:divBdr>
    </w:div>
    <w:div w:id="662513079">
      <w:bodyDiv w:val="1"/>
      <w:marLeft w:val="0"/>
      <w:marRight w:val="0"/>
      <w:marTop w:val="0"/>
      <w:marBottom w:val="0"/>
      <w:divBdr>
        <w:top w:val="none" w:sz="0" w:space="0" w:color="auto"/>
        <w:left w:val="none" w:sz="0" w:space="0" w:color="auto"/>
        <w:bottom w:val="none" w:sz="0" w:space="0" w:color="auto"/>
        <w:right w:val="none" w:sz="0" w:space="0" w:color="auto"/>
      </w:divBdr>
    </w:div>
    <w:div w:id="669403827">
      <w:bodyDiv w:val="1"/>
      <w:marLeft w:val="0"/>
      <w:marRight w:val="0"/>
      <w:marTop w:val="0"/>
      <w:marBottom w:val="0"/>
      <w:divBdr>
        <w:top w:val="none" w:sz="0" w:space="0" w:color="auto"/>
        <w:left w:val="none" w:sz="0" w:space="0" w:color="auto"/>
        <w:bottom w:val="none" w:sz="0" w:space="0" w:color="auto"/>
        <w:right w:val="none" w:sz="0" w:space="0" w:color="auto"/>
      </w:divBdr>
    </w:div>
    <w:div w:id="678239950">
      <w:bodyDiv w:val="1"/>
      <w:marLeft w:val="0"/>
      <w:marRight w:val="0"/>
      <w:marTop w:val="0"/>
      <w:marBottom w:val="0"/>
      <w:divBdr>
        <w:top w:val="none" w:sz="0" w:space="0" w:color="auto"/>
        <w:left w:val="none" w:sz="0" w:space="0" w:color="auto"/>
        <w:bottom w:val="none" w:sz="0" w:space="0" w:color="auto"/>
        <w:right w:val="none" w:sz="0" w:space="0" w:color="auto"/>
      </w:divBdr>
    </w:div>
    <w:div w:id="748355714">
      <w:bodyDiv w:val="1"/>
      <w:marLeft w:val="0"/>
      <w:marRight w:val="0"/>
      <w:marTop w:val="0"/>
      <w:marBottom w:val="0"/>
      <w:divBdr>
        <w:top w:val="none" w:sz="0" w:space="0" w:color="auto"/>
        <w:left w:val="none" w:sz="0" w:space="0" w:color="auto"/>
        <w:bottom w:val="none" w:sz="0" w:space="0" w:color="auto"/>
        <w:right w:val="none" w:sz="0" w:space="0" w:color="auto"/>
      </w:divBdr>
    </w:div>
    <w:div w:id="831413287">
      <w:bodyDiv w:val="1"/>
      <w:marLeft w:val="0"/>
      <w:marRight w:val="0"/>
      <w:marTop w:val="0"/>
      <w:marBottom w:val="0"/>
      <w:divBdr>
        <w:top w:val="none" w:sz="0" w:space="0" w:color="auto"/>
        <w:left w:val="none" w:sz="0" w:space="0" w:color="auto"/>
        <w:bottom w:val="none" w:sz="0" w:space="0" w:color="auto"/>
        <w:right w:val="none" w:sz="0" w:space="0" w:color="auto"/>
      </w:divBdr>
    </w:div>
    <w:div w:id="869800601">
      <w:bodyDiv w:val="1"/>
      <w:marLeft w:val="0"/>
      <w:marRight w:val="0"/>
      <w:marTop w:val="0"/>
      <w:marBottom w:val="0"/>
      <w:divBdr>
        <w:top w:val="none" w:sz="0" w:space="0" w:color="auto"/>
        <w:left w:val="none" w:sz="0" w:space="0" w:color="auto"/>
        <w:bottom w:val="none" w:sz="0" w:space="0" w:color="auto"/>
        <w:right w:val="none" w:sz="0" w:space="0" w:color="auto"/>
      </w:divBdr>
    </w:div>
    <w:div w:id="873544076">
      <w:bodyDiv w:val="1"/>
      <w:marLeft w:val="0"/>
      <w:marRight w:val="0"/>
      <w:marTop w:val="0"/>
      <w:marBottom w:val="0"/>
      <w:divBdr>
        <w:top w:val="none" w:sz="0" w:space="0" w:color="auto"/>
        <w:left w:val="none" w:sz="0" w:space="0" w:color="auto"/>
        <w:bottom w:val="none" w:sz="0" w:space="0" w:color="auto"/>
        <w:right w:val="none" w:sz="0" w:space="0" w:color="auto"/>
      </w:divBdr>
    </w:div>
    <w:div w:id="937367289">
      <w:bodyDiv w:val="1"/>
      <w:marLeft w:val="0"/>
      <w:marRight w:val="0"/>
      <w:marTop w:val="0"/>
      <w:marBottom w:val="0"/>
      <w:divBdr>
        <w:top w:val="none" w:sz="0" w:space="0" w:color="auto"/>
        <w:left w:val="none" w:sz="0" w:space="0" w:color="auto"/>
        <w:bottom w:val="none" w:sz="0" w:space="0" w:color="auto"/>
        <w:right w:val="none" w:sz="0" w:space="0" w:color="auto"/>
      </w:divBdr>
    </w:div>
    <w:div w:id="957874592">
      <w:bodyDiv w:val="1"/>
      <w:marLeft w:val="0"/>
      <w:marRight w:val="0"/>
      <w:marTop w:val="0"/>
      <w:marBottom w:val="0"/>
      <w:divBdr>
        <w:top w:val="none" w:sz="0" w:space="0" w:color="auto"/>
        <w:left w:val="none" w:sz="0" w:space="0" w:color="auto"/>
        <w:bottom w:val="none" w:sz="0" w:space="0" w:color="auto"/>
        <w:right w:val="none" w:sz="0" w:space="0" w:color="auto"/>
      </w:divBdr>
    </w:div>
    <w:div w:id="990788939">
      <w:bodyDiv w:val="1"/>
      <w:marLeft w:val="0"/>
      <w:marRight w:val="0"/>
      <w:marTop w:val="0"/>
      <w:marBottom w:val="0"/>
      <w:divBdr>
        <w:top w:val="none" w:sz="0" w:space="0" w:color="auto"/>
        <w:left w:val="none" w:sz="0" w:space="0" w:color="auto"/>
        <w:bottom w:val="none" w:sz="0" w:space="0" w:color="auto"/>
        <w:right w:val="none" w:sz="0" w:space="0" w:color="auto"/>
      </w:divBdr>
    </w:div>
    <w:div w:id="1020468143">
      <w:bodyDiv w:val="1"/>
      <w:marLeft w:val="0"/>
      <w:marRight w:val="0"/>
      <w:marTop w:val="0"/>
      <w:marBottom w:val="0"/>
      <w:divBdr>
        <w:top w:val="none" w:sz="0" w:space="0" w:color="auto"/>
        <w:left w:val="none" w:sz="0" w:space="0" w:color="auto"/>
        <w:bottom w:val="none" w:sz="0" w:space="0" w:color="auto"/>
        <w:right w:val="none" w:sz="0" w:space="0" w:color="auto"/>
      </w:divBdr>
    </w:div>
    <w:div w:id="1034161840">
      <w:bodyDiv w:val="1"/>
      <w:marLeft w:val="0"/>
      <w:marRight w:val="0"/>
      <w:marTop w:val="0"/>
      <w:marBottom w:val="0"/>
      <w:divBdr>
        <w:top w:val="none" w:sz="0" w:space="0" w:color="auto"/>
        <w:left w:val="none" w:sz="0" w:space="0" w:color="auto"/>
        <w:bottom w:val="none" w:sz="0" w:space="0" w:color="auto"/>
        <w:right w:val="none" w:sz="0" w:space="0" w:color="auto"/>
      </w:divBdr>
    </w:div>
    <w:div w:id="1137797665">
      <w:bodyDiv w:val="1"/>
      <w:marLeft w:val="0"/>
      <w:marRight w:val="0"/>
      <w:marTop w:val="0"/>
      <w:marBottom w:val="0"/>
      <w:divBdr>
        <w:top w:val="none" w:sz="0" w:space="0" w:color="auto"/>
        <w:left w:val="none" w:sz="0" w:space="0" w:color="auto"/>
        <w:bottom w:val="none" w:sz="0" w:space="0" w:color="auto"/>
        <w:right w:val="none" w:sz="0" w:space="0" w:color="auto"/>
      </w:divBdr>
    </w:div>
    <w:div w:id="1198590732">
      <w:bodyDiv w:val="1"/>
      <w:marLeft w:val="0"/>
      <w:marRight w:val="0"/>
      <w:marTop w:val="0"/>
      <w:marBottom w:val="0"/>
      <w:divBdr>
        <w:top w:val="none" w:sz="0" w:space="0" w:color="auto"/>
        <w:left w:val="none" w:sz="0" w:space="0" w:color="auto"/>
        <w:bottom w:val="none" w:sz="0" w:space="0" w:color="auto"/>
        <w:right w:val="none" w:sz="0" w:space="0" w:color="auto"/>
      </w:divBdr>
    </w:div>
    <w:div w:id="1224214908">
      <w:bodyDiv w:val="1"/>
      <w:marLeft w:val="0"/>
      <w:marRight w:val="0"/>
      <w:marTop w:val="0"/>
      <w:marBottom w:val="0"/>
      <w:divBdr>
        <w:top w:val="none" w:sz="0" w:space="0" w:color="auto"/>
        <w:left w:val="none" w:sz="0" w:space="0" w:color="auto"/>
        <w:bottom w:val="none" w:sz="0" w:space="0" w:color="auto"/>
        <w:right w:val="none" w:sz="0" w:space="0" w:color="auto"/>
      </w:divBdr>
    </w:div>
    <w:div w:id="1256130576">
      <w:bodyDiv w:val="1"/>
      <w:marLeft w:val="0"/>
      <w:marRight w:val="0"/>
      <w:marTop w:val="0"/>
      <w:marBottom w:val="0"/>
      <w:divBdr>
        <w:top w:val="none" w:sz="0" w:space="0" w:color="auto"/>
        <w:left w:val="none" w:sz="0" w:space="0" w:color="auto"/>
        <w:bottom w:val="none" w:sz="0" w:space="0" w:color="auto"/>
        <w:right w:val="none" w:sz="0" w:space="0" w:color="auto"/>
      </w:divBdr>
    </w:div>
    <w:div w:id="1256330560">
      <w:bodyDiv w:val="1"/>
      <w:marLeft w:val="0"/>
      <w:marRight w:val="0"/>
      <w:marTop w:val="0"/>
      <w:marBottom w:val="0"/>
      <w:divBdr>
        <w:top w:val="none" w:sz="0" w:space="0" w:color="auto"/>
        <w:left w:val="none" w:sz="0" w:space="0" w:color="auto"/>
        <w:bottom w:val="none" w:sz="0" w:space="0" w:color="auto"/>
        <w:right w:val="none" w:sz="0" w:space="0" w:color="auto"/>
      </w:divBdr>
    </w:div>
    <w:div w:id="1402286321">
      <w:bodyDiv w:val="1"/>
      <w:marLeft w:val="0"/>
      <w:marRight w:val="0"/>
      <w:marTop w:val="0"/>
      <w:marBottom w:val="0"/>
      <w:divBdr>
        <w:top w:val="none" w:sz="0" w:space="0" w:color="auto"/>
        <w:left w:val="none" w:sz="0" w:space="0" w:color="auto"/>
        <w:bottom w:val="none" w:sz="0" w:space="0" w:color="auto"/>
        <w:right w:val="none" w:sz="0" w:space="0" w:color="auto"/>
      </w:divBdr>
    </w:div>
    <w:div w:id="1444113200">
      <w:bodyDiv w:val="1"/>
      <w:marLeft w:val="0"/>
      <w:marRight w:val="0"/>
      <w:marTop w:val="0"/>
      <w:marBottom w:val="0"/>
      <w:divBdr>
        <w:top w:val="none" w:sz="0" w:space="0" w:color="auto"/>
        <w:left w:val="none" w:sz="0" w:space="0" w:color="auto"/>
        <w:bottom w:val="none" w:sz="0" w:space="0" w:color="auto"/>
        <w:right w:val="none" w:sz="0" w:space="0" w:color="auto"/>
      </w:divBdr>
    </w:div>
    <w:div w:id="1461144334">
      <w:bodyDiv w:val="1"/>
      <w:marLeft w:val="0"/>
      <w:marRight w:val="0"/>
      <w:marTop w:val="0"/>
      <w:marBottom w:val="0"/>
      <w:divBdr>
        <w:top w:val="none" w:sz="0" w:space="0" w:color="auto"/>
        <w:left w:val="none" w:sz="0" w:space="0" w:color="auto"/>
        <w:bottom w:val="none" w:sz="0" w:space="0" w:color="auto"/>
        <w:right w:val="none" w:sz="0" w:space="0" w:color="auto"/>
      </w:divBdr>
    </w:div>
    <w:div w:id="1475443655">
      <w:bodyDiv w:val="1"/>
      <w:marLeft w:val="0"/>
      <w:marRight w:val="0"/>
      <w:marTop w:val="0"/>
      <w:marBottom w:val="0"/>
      <w:divBdr>
        <w:top w:val="none" w:sz="0" w:space="0" w:color="auto"/>
        <w:left w:val="none" w:sz="0" w:space="0" w:color="auto"/>
        <w:bottom w:val="none" w:sz="0" w:space="0" w:color="auto"/>
        <w:right w:val="none" w:sz="0" w:space="0" w:color="auto"/>
      </w:divBdr>
    </w:div>
    <w:div w:id="1553804637">
      <w:bodyDiv w:val="1"/>
      <w:marLeft w:val="0"/>
      <w:marRight w:val="0"/>
      <w:marTop w:val="0"/>
      <w:marBottom w:val="0"/>
      <w:divBdr>
        <w:top w:val="none" w:sz="0" w:space="0" w:color="auto"/>
        <w:left w:val="none" w:sz="0" w:space="0" w:color="auto"/>
        <w:bottom w:val="none" w:sz="0" w:space="0" w:color="auto"/>
        <w:right w:val="none" w:sz="0" w:space="0" w:color="auto"/>
      </w:divBdr>
    </w:div>
    <w:div w:id="1597136129">
      <w:bodyDiv w:val="1"/>
      <w:marLeft w:val="0"/>
      <w:marRight w:val="0"/>
      <w:marTop w:val="0"/>
      <w:marBottom w:val="0"/>
      <w:divBdr>
        <w:top w:val="none" w:sz="0" w:space="0" w:color="auto"/>
        <w:left w:val="none" w:sz="0" w:space="0" w:color="auto"/>
        <w:bottom w:val="none" w:sz="0" w:space="0" w:color="auto"/>
        <w:right w:val="none" w:sz="0" w:space="0" w:color="auto"/>
      </w:divBdr>
    </w:div>
    <w:div w:id="1618827595">
      <w:bodyDiv w:val="1"/>
      <w:marLeft w:val="0"/>
      <w:marRight w:val="0"/>
      <w:marTop w:val="0"/>
      <w:marBottom w:val="0"/>
      <w:divBdr>
        <w:top w:val="none" w:sz="0" w:space="0" w:color="auto"/>
        <w:left w:val="none" w:sz="0" w:space="0" w:color="auto"/>
        <w:bottom w:val="none" w:sz="0" w:space="0" w:color="auto"/>
        <w:right w:val="none" w:sz="0" w:space="0" w:color="auto"/>
      </w:divBdr>
    </w:div>
    <w:div w:id="1621300155">
      <w:bodyDiv w:val="1"/>
      <w:marLeft w:val="0"/>
      <w:marRight w:val="0"/>
      <w:marTop w:val="0"/>
      <w:marBottom w:val="0"/>
      <w:divBdr>
        <w:top w:val="none" w:sz="0" w:space="0" w:color="auto"/>
        <w:left w:val="none" w:sz="0" w:space="0" w:color="auto"/>
        <w:bottom w:val="none" w:sz="0" w:space="0" w:color="auto"/>
        <w:right w:val="none" w:sz="0" w:space="0" w:color="auto"/>
      </w:divBdr>
    </w:div>
    <w:div w:id="1635679061">
      <w:bodyDiv w:val="1"/>
      <w:marLeft w:val="0"/>
      <w:marRight w:val="0"/>
      <w:marTop w:val="0"/>
      <w:marBottom w:val="0"/>
      <w:divBdr>
        <w:top w:val="none" w:sz="0" w:space="0" w:color="auto"/>
        <w:left w:val="none" w:sz="0" w:space="0" w:color="auto"/>
        <w:bottom w:val="none" w:sz="0" w:space="0" w:color="auto"/>
        <w:right w:val="none" w:sz="0" w:space="0" w:color="auto"/>
      </w:divBdr>
    </w:div>
    <w:div w:id="1655716488">
      <w:bodyDiv w:val="1"/>
      <w:marLeft w:val="0"/>
      <w:marRight w:val="0"/>
      <w:marTop w:val="0"/>
      <w:marBottom w:val="0"/>
      <w:divBdr>
        <w:top w:val="none" w:sz="0" w:space="0" w:color="auto"/>
        <w:left w:val="none" w:sz="0" w:space="0" w:color="auto"/>
        <w:bottom w:val="none" w:sz="0" w:space="0" w:color="auto"/>
        <w:right w:val="none" w:sz="0" w:space="0" w:color="auto"/>
      </w:divBdr>
    </w:div>
    <w:div w:id="1681657995">
      <w:bodyDiv w:val="1"/>
      <w:marLeft w:val="0"/>
      <w:marRight w:val="0"/>
      <w:marTop w:val="0"/>
      <w:marBottom w:val="0"/>
      <w:divBdr>
        <w:top w:val="none" w:sz="0" w:space="0" w:color="auto"/>
        <w:left w:val="none" w:sz="0" w:space="0" w:color="auto"/>
        <w:bottom w:val="none" w:sz="0" w:space="0" w:color="auto"/>
        <w:right w:val="none" w:sz="0" w:space="0" w:color="auto"/>
      </w:divBdr>
      <w:divsChild>
        <w:div w:id="1017925597">
          <w:marLeft w:val="0"/>
          <w:marRight w:val="0"/>
          <w:marTop w:val="0"/>
          <w:marBottom w:val="0"/>
          <w:divBdr>
            <w:top w:val="none" w:sz="0" w:space="0" w:color="auto"/>
            <w:left w:val="none" w:sz="0" w:space="0" w:color="auto"/>
            <w:bottom w:val="none" w:sz="0" w:space="0" w:color="auto"/>
            <w:right w:val="none" w:sz="0" w:space="0" w:color="auto"/>
          </w:divBdr>
        </w:div>
      </w:divsChild>
    </w:div>
    <w:div w:id="1754008163">
      <w:bodyDiv w:val="1"/>
      <w:marLeft w:val="0"/>
      <w:marRight w:val="0"/>
      <w:marTop w:val="0"/>
      <w:marBottom w:val="0"/>
      <w:divBdr>
        <w:top w:val="none" w:sz="0" w:space="0" w:color="auto"/>
        <w:left w:val="none" w:sz="0" w:space="0" w:color="auto"/>
        <w:bottom w:val="none" w:sz="0" w:space="0" w:color="auto"/>
        <w:right w:val="none" w:sz="0" w:space="0" w:color="auto"/>
      </w:divBdr>
    </w:div>
    <w:div w:id="1790854303">
      <w:bodyDiv w:val="1"/>
      <w:marLeft w:val="0"/>
      <w:marRight w:val="0"/>
      <w:marTop w:val="0"/>
      <w:marBottom w:val="0"/>
      <w:divBdr>
        <w:top w:val="none" w:sz="0" w:space="0" w:color="auto"/>
        <w:left w:val="none" w:sz="0" w:space="0" w:color="auto"/>
        <w:bottom w:val="none" w:sz="0" w:space="0" w:color="auto"/>
        <w:right w:val="none" w:sz="0" w:space="0" w:color="auto"/>
      </w:divBdr>
      <w:divsChild>
        <w:div w:id="376779412">
          <w:marLeft w:val="0"/>
          <w:marRight w:val="0"/>
          <w:marTop w:val="0"/>
          <w:marBottom w:val="0"/>
          <w:divBdr>
            <w:top w:val="none" w:sz="0" w:space="0" w:color="auto"/>
            <w:left w:val="none" w:sz="0" w:space="0" w:color="auto"/>
            <w:bottom w:val="none" w:sz="0" w:space="0" w:color="auto"/>
            <w:right w:val="none" w:sz="0" w:space="0" w:color="auto"/>
          </w:divBdr>
        </w:div>
      </w:divsChild>
    </w:div>
    <w:div w:id="1800568206">
      <w:bodyDiv w:val="1"/>
      <w:marLeft w:val="0"/>
      <w:marRight w:val="0"/>
      <w:marTop w:val="0"/>
      <w:marBottom w:val="0"/>
      <w:divBdr>
        <w:top w:val="none" w:sz="0" w:space="0" w:color="auto"/>
        <w:left w:val="none" w:sz="0" w:space="0" w:color="auto"/>
        <w:bottom w:val="none" w:sz="0" w:space="0" w:color="auto"/>
        <w:right w:val="none" w:sz="0" w:space="0" w:color="auto"/>
      </w:divBdr>
      <w:divsChild>
        <w:div w:id="1467506944">
          <w:marLeft w:val="0"/>
          <w:marRight w:val="0"/>
          <w:marTop w:val="0"/>
          <w:marBottom w:val="0"/>
          <w:divBdr>
            <w:top w:val="none" w:sz="0" w:space="0" w:color="auto"/>
            <w:left w:val="none" w:sz="0" w:space="0" w:color="auto"/>
            <w:bottom w:val="none" w:sz="0" w:space="0" w:color="auto"/>
            <w:right w:val="none" w:sz="0" w:space="0" w:color="auto"/>
          </w:divBdr>
        </w:div>
      </w:divsChild>
    </w:div>
    <w:div w:id="1805342152">
      <w:bodyDiv w:val="1"/>
      <w:marLeft w:val="0"/>
      <w:marRight w:val="0"/>
      <w:marTop w:val="0"/>
      <w:marBottom w:val="0"/>
      <w:divBdr>
        <w:top w:val="none" w:sz="0" w:space="0" w:color="auto"/>
        <w:left w:val="none" w:sz="0" w:space="0" w:color="auto"/>
        <w:bottom w:val="none" w:sz="0" w:space="0" w:color="auto"/>
        <w:right w:val="none" w:sz="0" w:space="0" w:color="auto"/>
      </w:divBdr>
    </w:div>
    <w:div w:id="1860464368">
      <w:bodyDiv w:val="1"/>
      <w:marLeft w:val="0"/>
      <w:marRight w:val="0"/>
      <w:marTop w:val="0"/>
      <w:marBottom w:val="0"/>
      <w:divBdr>
        <w:top w:val="none" w:sz="0" w:space="0" w:color="auto"/>
        <w:left w:val="none" w:sz="0" w:space="0" w:color="auto"/>
        <w:bottom w:val="none" w:sz="0" w:space="0" w:color="auto"/>
        <w:right w:val="none" w:sz="0" w:space="0" w:color="auto"/>
      </w:divBdr>
    </w:div>
    <w:div w:id="1914663460">
      <w:bodyDiv w:val="1"/>
      <w:marLeft w:val="0"/>
      <w:marRight w:val="0"/>
      <w:marTop w:val="0"/>
      <w:marBottom w:val="0"/>
      <w:divBdr>
        <w:top w:val="none" w:sz="0" w:space="0" w:color="auto"/>
        <w:left w:val="none" w:sz="0" w:space="0" w:color="auto"/>
        <w:bottom w:val="none" w:sz="0" w:space="0" w:color="auto"/>
        <w:right w:val="none" w:sz="0" w:space="0" w:color="auto"/>
      </w:divBdr>
    </w:div>
    <w:div w:id="1975787836">
      <w:bodyDiv w:val="1"/>
      <w:marLeft w:val="0"/>
      <w:marRight w:val="0"/>
      <w:marTop w:val="0"/>
      <w:marBottom w:val="0"/>
      <w:divBdr>
        <w:top w:val="none" w:sz="0" w:space="0" w:color="auto"/>
        <w:left w:val="none" w:sz="0" w:space="0" w:color="auto"/>
        <w:bottom w:val="none" w:sz="0" w:space="0" w:color="auto"/>
        <w:right w:val="none" w:sz="0" w:space="0" w:color="auto"/>
      </w:divBdr>
    </w:div>
    <w:div w:id="1991131617">
      <w:bodyDiv w:val="1"/>
      <w:marLeft w:val="0"/>
      <w:marRight w:val="0"/>
      <w:marTop w:val="0"/>
      <w:marBottom w:val="0"/>
      <w:divBdr>
        <w:top w:val="none" w:sz="0" w:space="0" w:color="auto"/>
        <w:left w:val="none" w:sz="0" w:space="0" w:color="auto"/>
        <w:bottom w:val="none" w:sz="0" w:space="0" w:color="auto"/>
        <w:right w:val="none" w:sz="0" w:space="0" w:color="auto"/>
      </w:divBdr>
    </w:div>
    <w:div w:id="2099789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2.xml"/><Relationship Id="rId26" Type="http://schemas.openxmlformats.org/officeDocument/2006/relationships/oleObject" Target="embeddings/oleObject2.bin"/><Relationship Id="rId21" Type="http://schemas.openxmlformats.org/officeDocument/2006/relationships/image" Target="media/image6.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hyperlink" Target="https://github.com/Azure/azure-iot-sdk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yperlink" Target="https://developer.apple.com/hardwaredrivers/BluetoothDesignGuideline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hyperlink" Target="https://docs.microsoft.com/en-us/azure/iot-hub/iot-hub-x509ca-concept"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s://docs.microsoft.com/en-us/azure/iot-hub/iot-hub-security-x509-get-starte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Microsoft_Visio_2003-2010___1.vsd"/><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hyperlink" Target="mailto:Rajasekhar.ravi@team.telstra.com" TargetMode="External"/><Relationship Id="rId35"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elstra_Word.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8687E16746241ABA07F071FA4216E4D"/>
        <w:category>
          <w:name w:val="General"/>
          <w:gallery w:val="placeholder"/>
        </w:category>
        <w:types>
          <w:type w:val="bbPlcHdr"/>
        </w:types>
        <w:behaviors>
          <w:behavior w:val="content"/>
        </w:behaviors>
        <w:guid w:val="{319AFE29-D1CE-4B6D-B3DC-BE4202D73374}"/>
      </w:docPartPr>
      <w:docPartBody>
        <w:p w:rsidR="00E10256" w:rsidRDefault="00E10256" w:rsidP="00E10256">
          <w:pPr>
            <w:pStyle w:val="08687E16746241ABA07F071FA4216E4D"/>
          </w:pPr>
          <w:r w:rsidRPr="00CE6171">
            <w:rPr>
              <w:rStyle w:val="a3"/>
            </w:rPr>
            <w:t>Click here to enter text.</w:t>
          </w:r>
        </w:p>
      </w:docPartBody>
    </w:docPart>
    <w:docPart>
      <w:docPartPr>
        <w:name w:val="FC4F1471FCD5469DA765CEDBA101F1E5"/>
        <w:category>
          <w:name w:val="General"/>
          <w:gallery w:val="placeholder"/>
        </w:category>
        <w:types>
          <w:type w:val="bbPlcHdr"/>
        </w:types>
        <w:behaviors>
          <w:behavior w:val="content"/>
        </w:behaviors>
        <w:guid w:val="{6C86DB02-6A8B-4319-AE63-0851E4937115}"/>
      </w:docPartPr>
      <w:docPartBody>
        <w:p w:rsidR="00E10256" w:rsidRDefault="00E10256" w:rsidP="00E10256">
          <w:pPr>
            <w:pStyle w:val="FC4F1471FCD5469DA765CEDBA101F1E5"/>
          </w:pPr>
          <w:r w:rsidRPr="00CE6171">
            <w:rPr>
              <w:rStyle w:val="a3"/>
            </w:rPr>
            <w:t>Click here to enter text.</w:t>
          </w:r>
        </w:p>
      </w:docPartBody>
    </w:docPart>
    <w:docPart>
      <w:docPartPr>
        <w:name w:val="BDA97A20FE5F4F38A5EDDB027C22D8BD"/>
        <w:category>
          <w:name w:val="General"/>
          <w:gallery w:val="placeholder"/>
        </w:category>
        <w:types>
          <w:type w:val="bbPlcHdr"/>
        </w:types>
        <w:behaviors>
          <w:behavior w:val="content"/>
        </w:behaviors>
        <w:guid w:val="{6933A3ED-500A-4A07-8C1F-2FB6D5C6A130}"/>
      </w:docPartPr>
      <w:docPartBody>
        <w:p w:rsidR="00E10256" w:rsidRDefault="00E10256" w:rsidP="00E10256">
          <w:pPr>
            <w:pStyle w:val="BDA97A20FE5F4F38A5EDDB027C22D8BD"/>
          </w:pPr>
          <w:r w:rsidRPr="003A78D6">
            <w:rPr>
              <w:rStyle w:val="a3"/>
            </w:rPr>
            <w:t>[Telstra ID]</w:t>
          </w:r>
        </w:p>
      </w:docPartBody>
    </w:docPart>
    <w:docPart>
      <w:docPartPr>
        <w:name w:val="DCEF2CA73264C54783E6CEF3E25EC0E3"/>
        <w:category>
          <w:name w:val="General"/>
          <w:gallery w:val="placeholder"/>
        </w:category>
        <w:types>
          <w:type w:val="bbPlcHdr"/>
        </w:types>
        <w:behaviors>
          <w:behavior w:val="content"/>
        </w:behaviors>
        <w:guid w:val="{4750E01D-292F-CB49-832C-44D5D8C6BAC2}"/>
      </w:docPartPr>
      <w:docPartBody>
        <w:p w:rsidR="00A4135C" w:rsidRDefault="00E10256">
          <w:pPr>
            <w:pStyle w:val="DCEF2CA73264C54783E6CEF3E25EC0E3"/>
          </w:pPr>
          <w:r w:rsidRPr="00FB4C1D">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ucida Grande">
    <w:altName w:val="Courier New"/>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armony Text">
    <w:charset w:val="00"/>
    <w:family w:val="swiss"/>
    <w:pitch w:val="variable"/>
    <w:sig w:usb0="8000002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2"/>
  </w:compat>
  <w:rsids>
    <w:rsidRoot w:val="00E10256"/>
    <w:rsid w:val="00025619"/>
    <w:rsid w:val="00060BD4"/>
    <w:rsid w:val="000759EC"/>
    <w:rsid w:val="000B1374"/>
    <w:rsid w:val="000B429E"/>
    <w:rsid w:val="000D4A05"/>
    <w:rsid w:val="00121F65"/>
    <w:rsid w:val="00122F67"/>
    <w:rsid w:val="0015251B"/>
    <w:rsid w:val="00162AF4"/>
    <w:rsid w:val="00172A76"/>
    <w:rsid w:val="00190D79"/>
    <w:rsid w:val="001A5834"/>
    <w:rsid w:val="001B4898"/>
    <w:rsid w:val="00216DD0"/>
    <w:rsid w:val="00220048"/>
    <w:rsid w:val="00241B04"/>
    <w:rsid w:val="002732D0"/>
    <w:rsid w:val="00281142"/>
    <w:rsid w:val="002E7716"/>
    <w:rsid w:val="002F08F3"/>
    <w:rsid w:val="002F6B70"/>
    <w:rsid w:val="00310EC0"/>
    <w:rsid w:val="0031472A"/>
    <w:rsid w:val="003446CB"/>
    <w:rsid w:val="00364D34"/>
    <w:rsid w:val="00382FA9"/>
    <w:rsid w:val="00433A04"/>
    <w:rsid w:val="00433B62"/>
    <w:rsid w:val="00446A0F"/>
    <w:rsid w:val="00464ECB"/>
    <w:rsid w:val="00497558"/>
    <w:rsid w:val="004B74C4"/>
    <w:rsid w:val="004C29A5"/>
    <w:rsid w:val="004F4C20"/>
    <w:rsid w:val="00512B83"/>
    <w:rsid w:val="00590CAB"/>
    <w:rsid w:val="005A3D09"/>
    <w:rsid w:val="005B126A"/>
    <w:rsid w:val="005F273A"/>
    <w:rsid w:val="006112B8"/>
    <w:rsid w:val="00630CA6"/>
    <w:rsid w:val="006D6878"/>
    <w:rsid w:val="006E57DE"/>
    <w:rsid w:val="006F31E5"/>
    <w:rsid w:val="00710528"/>
    <w:rsid w:val="0075625C"/>
    <w:rsid w:val="00767862"/>
    <w:rsid w:val="007C0AE5"/>
    <w:rsid w:val="007C2D07"/>
    <w:rsid w:val="007E5A84"/>
    <w:rsid w:val="00836F61"/>
    <w:rsid w:val="008656EE"/>
    <w:rsid w:val="008A27DB"/>
    <w:rsid w:val="008A359E"/>
    <w:rsid w:val="008B2517"/>
    <w:rsid w:val="008D2E63"/>
    <w:rsid w:val="008D3834"/>
    <w:rsid w:val="00915C82"/>
    <w:rsid w:val="00941115"/>
    <w:rsid w:val="00962605"/>
    <w:rsid w:val="00967F72"/>
    <w:rsid w:val="00993AE3"/>
    <w:rsid w:val="009A70A3"/>
    <w:rsid w:val="009B5E34"/>
    <w:rsid w:val="009F551E"/>
    <w:rsid w:val="009F7CE1"/>
    <w:rsid w:val="00A4135C"/>
    <w:rsid w:val="00AA40B4"/>
    <w:rsid w:val="00AF20E0"/>
    <w:rsid w:val="00B0184E"/>
    <w:rsid w:val="00B42C61"/>
    <w:rsid w:val="00B51ED4"/>
    <w:rsid w:val="00B6168D"/>
    <w:rsid w:val="00B66F5F"/>
    <w:rsid w:val="00B72D09"/>
    <w:rsid w:val="00B96BEA"/>
    <w:rsid w:val="00B96FA7"/>
    <w:rsid w:val="00BA6F66"/>
    <w:rsid w:val="00C315B8"/>
    <w:rsid w:val="00C8500A"/>
    <w:rsid w:val="00C9667E"/>
    <w:rsid w:val="00CB01E3"/>
    <w:rsid w:val="00CD03CD"/>
    <w:rsid w:val="00CD31EF"/>
    <w:rsid w:val="00DA6772"/>
    <w:rsid w:val="00DB78C1"/>
    <w:rsid w:val="00DC60B6"/>
    <w:rsid w:val="00DC700F"/>
    <w:rsid w:val="00E10256"/>
    <w:rsid w:val="00E10500"/>
    <w:rsid w:val="00E13DBA"/>
    <w:rsid w:val="00E85202"/>
    <w:rsid w:val="00E85CDA"/>
    <w:rsid w:val="00EE17B3"/>
    <w:rsid w:val="00EF3491"/>
    <w:rsid w:val="00F00723"/>
    <w:rsid w:val="00F04C8A"/>
    <w:rsid w:val="00F11979"/>
    <w:rsid w:val="00F145D9"/>
    <w:rsid w:val="00F17BB7"/>
    <w:rsid w:val="00FB1B54"/>
    <w:rsid w:val="00FB6AF9"/>
    <w:rsid w:val="00FC3991"/>
    <w:rsid w:val="00FE33DA"/>
    <w:rsid w:val="00FF55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51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10256"/>
    <w:rPr>
      <w:color w:val="808080"/>
    </w:rPr>
  </w:style>
  <w:style w:type="paragraph" w:customStyle="1" w:styleId="1CB634DEEC294C47BBC45A20589960AD">
    <w:name w:val="1CB634DEEC294C47BBC45A20589960AD"/>
    <w:rsid w:val="009F551E"/>
  </w:style>
  <w:style w:type="paragraph" w:customStyle="1" w:styleId="9B2E08DD88424B8A8BA65E32BFDFF63D">
    <w:name w:val="9B2E08DD88424B8A8BA65E32BFDFF63D"/>
    <w:rsid w:val="009F551E"/>
  </w:style>
  <w:style w:type="paragraph" w:customStyle="1" w:styleId="B797DF8F5DB54EA5A2D98865C5E2A4BD">
    <w:name w:val="B797DF8F5DB54EA5A2D98865C5E2A4BD"/>
    <w:rsid w:val="00E10256"/>
  </w:style>
  <w:style w:type="paragraph" w:customStyle="1" w:styleId="F8FD0EF0282B430F9D994C752C1AA238">
    <w:name w:val="F8FD0EF0282B430F9D994C752C1AA238"/>
    <w:rsid w:val="00E10256"/>
  </w:style>
  <w:style w:type="paragraph" w:customStyle="1" w:styleId="CBE706444183490B8CAADCA1C0F724C5">
    <w:name w:val="CBE706444183490B8CAADCA1C0F724C5"/>
    <w:rsid w:val="00E10256"/>
  </w:style>
  <w:style w:type="paragraph" w:customStyle="1" w:styleId="08687E16746241ABA07F071FA4216E4D">
    <w:name w:val="08687E16746241ABA07F071FA4216E4D"/>
    <w:rsid w:val="00E10256"/>
  </w:style>
  <w:style w:type="paragraph" w:customStyle="1" w:styleId="A64E6106D59D438E96DA80C1A6ED3883">
    <w:name w:val="A64E6106D59D438E96DA80C1A6ED3883"/>
    <w:rsid w:val="00E10256"/>
  </w:style>
  <w:style w:type="paragraph" w:customStyle="1" w:styleId="9955782779B54441BC1C044FEFE81CDF">
    <w:name w:val="9955782779B54441BC1C044FEFE81CDF"/>
    <w:rsid w:val="00E10256"/>
  </w:style>
  <w:style w:type="paragraph" w:customStyle="1" w:styleId="FC4F1471FCD5469DA765CEDBA101F1E5">
    <w:name w:val="FC4F1471FCD5469DA765CEDBA101F1E5"/>
    <w:rsid w:val="00E10256"/>
  </w:style>
  <w:style w:type="paragraph" w:customStyle="1" w:styleId="48083985F7574DAA83C2C7B0730BE185">
    <w:name w:val="48083985F7574DAA83C2C7B0730BE185"/>
    <w:rsid w:val="00E10256"/>
  </w:style>
  <w:style w:type="paragraph" w:customStyle="1" w:styleId="BDA97A20FE5F4F38A5EDDB027C22D8BD">
    <w:name w:val="BDA97A20FE5F4F38A5EDDB027C22D8BD"/>
    <w:rsid w:val="00E10256"/>
  </w:style>
  <w:style w:type="paragraph" w:customStyle="1" w:styleId="4A6127732B544DBA9A482D3B797247F9">
    <w:name w:val="4A6127732B544DBA9A482D3B797247F9"/>
    <w:rsid w:val="00C315B8"/>
    <w:pPr>
      <w:spacing w:after="160" w:line="259" w:lineRule="auto"/>
    </w:pPr>
    <w:rPr>
      <w:lang w:val="en-US" w:eastAsia="en-US"/>
    </w:rPr>
  </w:style>
  <w:style w:type="paragraph" w:customStyle="1" w:styleId="0CBE2B4BFE464564A0DCDB6F157C864E">
    <w:name w:val="0CBE2B4BFE464564A0DCDB6F157C864E"/>
    <w:rsid w:val="00C315B8"/>
    <w:pPr>
      <w:spacing w:after="160" w:line="259" w:lineRule="auto"/>
    </w:pPr>
    <w:rPr>
      <w:lang w:val="en-US" w:eastAsia="en-US"/>
    </w:rPr>
  </w:style>
  <w:style w:type="paragraph" w:customStyle="1" w:styleId="3743E70AC0404EC484A9434DD910BCEE">
    <w:name w:val="3743E70AC0404EC484A9434DD910BCEE"/>
    <w:rsid w:val="00C315B8"/>
    <w:pPr>
      <w:spacing w:after="160" w:line="259" w:lineRule="auto"/>
    </w:pPr>
    <w:rPr>
      <w:lang w:val="en-US" w:eastAsia="en-US"/>
    </w:rPr>
  </w:style>
  <w:style w:type="paragraph" w:customStyle="1" w:styleId="DCEF2CA73264C54783E6CEF3E25EC0E3">
    <w:name w:val="DCEF2CA73264C54783E6CEF3E25EC0E3"/>
    <w:pPr>
      <w:spacing w:after="0" w:line="240" w:lineRule="auto"/>
    </w:pPr>
    <w:rPr>
      <w:lang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Telstra Colours_Blue">
      <a:dk1>
        <a:srgbClr val="004D9D"/>
      </a:dk1>
      <a:lt1>
        <a:sysClr val="window" lastClr="FFFFFF"/>
      </a:lt1>
      <a:dk2>
        <a:srgbClr val="77787B"/>
      </a:dk2>
      <a:lt2>
        <a:srgbClr val="AFB1B4"/>
      </a:lt2>
      <a:accent1>
        <a:srgbClr val="004D9D"/>
      </a:accent1>
      <a:accent2>
        <a:srgbClr val="0078C0"/>
      </a:accent2>
      <a:accent3>
        <a:srgbClr val="00B1EB"/>
      </a:accent3>
      <a:accent4>
        <a:srgbClr val="71CBF4"/>
      </a:accent4>
      <a:accent5>
        <a:srgbClr val="BCE4FA"/>
      </a:accent5>
      <a:accent6>
        <a:srgbClr val="F2F2F2"/>
      </a:accent6>
      <a:hlink>
        <a:srgbClr val="77787B"/>
      </a:hlink>
      <a:folHlink>
        <a:srgbClr val="AFB1B4"/>
      </a:folHlink>
    </a:clrScheme>
    <a:fontScheme name="Telstra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532F9DA3CF4644CB53175941C8FE3B5" ma:contentTypeVersion="8" ma:contentTypeDescription="Create a new document." ma:contentTypeScope="" ma:versionID="b4fee28c34079e9791e72556fb6f30bf">
  <xsd:schema xmlns:xsd="http://www.w3.org/2001/XMLSchema" xmlns:xs="http://www.w3.org/2001/XMLSchema" xmlns:p="http://schemas.microsoft.com/office/2006/metadata/properties" xmlns:ns2="790c0dc8-8e2e-42a5-8ded-5788063395f3" xmlns:ns3="73be43da-85b2-4f80-a418-5d8187418e2a" targetNamespace="http://schemas.microsoft.com/office/2006/metadata/properties" ma:root="true" ma:fieldsID="fdc472f30030890ebf8d4c278c252fe8" ns2:_="" ns3:_="">
    <xsd:import namespace="790c0dc8-8e2e-42a5-8ded-5788063395f3"/>
    <xsd:import namespace="73be43da-85b2-4f80-a418-5d8187418e2a"/>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0c0dc8-8e2e-42a5-8ded-5788063395f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be43da-85b2-4f80-a418-5d8187418e2a"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90c0dc8-8e2e-42a5-8ded-5788063395f3">
      <UserInfo>
        <DisplayName>Demarchi, Lauren</DisplayName>
        <AccountId>674</AccountId>
        <AccountType/>
      </UserInfo>
      <UserInfo>
        <DisplayName>Yang, Michael</DisplayName>
        <AccountId>673</AccountId>
        <AccountType/>
      </UserInfo>
      <UserInfo>
        <DisplayName>Trikoulis, Stelios</DisplayName>
        <AccountId>440</AccountId>
        <AccountType/>
      </UserInfo>
      <UserInfo>
        <DisplayName>Howell, Scott</DisplayName>
        <AccountId>474</AccountId>
        <AccountType/>
      </UserInfo>
    </SharedWithUsers>
    <_dlc_DocId xmlns="790c0dc8-8e2e-42a5-8ded-5788063395f3">AAAIU-2035432041-1566</_dlc_DocId>
    <_dlc_DocIdUrl xmlns="790c0dc8-8e2e-42a5-8ded-5788063395f3">
      <Url>https://teamtelstra.sharepoint.com/teams/ITS14-27/projects/LOT/_layouts/15/DocIdRedir.aspx?ID=AAAIU-2035432041-1566</Url>
      <Description>AAAIU-2035432041-1566</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868D01-BDAA-4874-B1F7-DFB47337A1AD}">
  <ds:schemaRefs>
    <ds:schemaRef ds:uri="http://schemas.microsoft.com/sharepoint/events"/>
  </ds:schemaRefs>
</ds:datastoreItem>
</file>

<file path=customXml/itemProps2.xml><?xml version="1.0" encoding="utf-8"?>
<ds:datastoreItem xmlns:ds="http://schemas.openxmlformats.org/officeDocument/2006/customXml" ds:itemID="{959B0446-D700-493A-B59B-CE338FEF51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0c0dc8-8e2e-42a5-8ded-5788063395f3"/>
    <ds:schemaRef ds:uri="73be43da-85b2-4f80-a418-5d8187418e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9B5CD9-CCAF-4981-B783-1EB2BED04DA9}">
  <ds:schemaRefs>
    <ds:schemaRef ds:uri="http://schemas.microsoft.com/office/2006/metadata/properties"/>
    <ds:schemaRef ds:uri="http://schemas.microsoft.com/office/infopath/2007/PartnerControls"/>
    <ds:schemaRef ds:uri="790c0dc8-8e2e-42a5-8ded-5788063395f3"/>
  </ds:schemaRefs>
</ds:datastoreItem>
</file>

<file path=customXml/itemProps4.xml><?xml version="1.0" encoding="utf-8"?>
<ds:datastoreItem xmlns:ds="http://schemas.openxmlformats.org/officeDocument/2006/customXml" ds:itemID="{79A12A98-7451-42D9-949D-D7B872070C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Telstra_Word</Template>
  <TotalTime>4886</TotalTime>
  <Pages>25</Pages>
  <Words>5310</Words>
  <Characters>30271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Location of Things</vt:lpstr>
    </vt:vector>
  </TitlesOfParts>
  <Company>Telstra</Company>
  <LinksUpToDate>false</LinksUpToDate>
  <CharactersWithSpaces>35510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Location of Things</dc:title>
  <dc:subject>Security Risk Assessment</dc:subject>
  <dc:creator>Rajasekhar.Ravi@team.telstra.com</dc:creator>
  <cp:keywords>Device Specifications and Design</cp:keywords>
  <dc:description/>
  <cp:lastModifiedBy>Xin Bai</cp:lastModifiedBy>
  <cp:revision>164</cp:revision>
  <cp:lastPrinted>2018-11-18T22:32:00Z</cp:lastPrinted>
  <dcterms:created xsi:type="dcterms:W3CDTF">2018-12-05T06:39:00Z</dcterms:created>
  <dcterms:modified xsi:type="dcterms:W3CDTF">2019-06-18T09:03:00Z</dcterms:modified>
  <cp:category>Word doc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0x0101000532F9DA3CF4644CB53175941C8FE3B5</vt:lpwstr>
  </property>
  <property fmtid="{D5CDD505-2E9C-101B-9397-08002B2CF9AE}" pid="3" name="_dlc_DocIdItemGuid">
    <vt:lpwstr>8393200e-1928-428a-9000-4293fe818542</vt:lpwstr>
  </property>
  <property fmtid="{D5CDD505-2E9C-101B-9397-08002B2CF9AE}" pid="4" name="AuthorIds_UIVersion_39936">
    <vt:lpwstr>474</vt:lpwstr>
  </property>
</Properties>
</file>